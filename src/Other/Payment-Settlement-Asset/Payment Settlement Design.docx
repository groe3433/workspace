
<file path=[Content_Types].xml><?xml version="1.0" encoding="utf-8"?>
<Types xmlns="http://schemas.openxmlformats.org/package/2006/content-types">
  <Default Extension="xml" ContentType="application/xml"/>
  <Default Extension="JPG" ContentType="image/jpeg"/>
  <Default Extension="tiff" ContentType="image/tiff"/>
  <Default Extension="emf" ContentType="image/x-emf"/>
  <Default Extension="xlsx" ContentType="application/vnd.openxmlformats-officedocument.spreadsheetml.sheet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9F96C4" w14:textId="4367C0A2" w:rsidR="000B27E7" w:rsidRDefault="000B27E7">
      <w:r>
        <w:t xml:space="preserve"> </w:t>
      </w:r>
    </w:p>
    <w:sdt>
      <w:sdtPr>
        <w:id w:val="1875109203"/>
        <w:docPartObj>
          <w:docPartGallery w:val="Cover Pages"/>
          <w:docPartUnique/>
        </w:docPartObj>
      </w:sdtPr>
      <w:sdtContent>
        <w:p w14:paraId="5280605D" w14:textId="77777777" w:rsidR="00F72843" w:rsidRPr="001C2030" w:rsidRDefault="00F72843" w:rsidP="00F72843">
          <w:r>
            <w:rPr>
              <w:noProof/>
            </w:rPr>
            <w:drawing>
              <wp:inline distT="0" distB="0" distL="0" distR="0" wp14:anchorId="065A1A6B" wp14:editId="49B438C3">
                <wp:extent cx="2183765" cy="2514600"/>
                <wp:effectExtent l="0" t="0" r="6985" b="0"/>
                <wp:docPr id="13" name="Pictur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3765" cy="25146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1FDAA60" w14:textId="77777777" w:rsidR="00F72843" w:rsidRDefault="00F72843" w:rsidP="00F72843">
          <w:pPr>
            <w:pStyle w:val="BodyText"/>
            <w:jc w:val="center"/>
            <w:rPr>
              <w:b/>
              <w:sz w:val="40"/>
            </w:rPr>
          </w:pPr>
        </w:p>
        <w:p w14:paraId="1B7DEF82" w14:textId="77777777" w:rsidR="00F72843" w:rsidRDefault="00F72843" w:rsidP="00F72843">
          <w:pPr>
            <w:pStyle w:val="BodyText"/>
            <w:jc w:val="center"/>
            <w:rPr>
              <w:b/>
              <w:sz w:val="40"/>
            </w:rPr>
          </w:pPr>
        </w:p>
        <w:p w14:paraId="4959FE68" w14:textId="77777777" w:rsidR="00F72843" w:rsidRDefault="00F72843" w:rsidP="00F72843">
          <w:pPr>
            <w:pStyle w:val="BodyText"/>
            <w:jc w:val="center"/>
            <w:rPr>
              <w:b/>
              <w:sz w:val="40"/>
            </w:rPr>
          </w:pPr>
        </w:p>
        <w:p w14:paraId="1C81ADC1" w14:textId="77777777" w:rsidR="00F72843" w:rsidRDefault="00F72843" w:rsidP="00F72843">
          <w:pPr>
            <w:pStyle w:val="BodyText"/>
            <w:spacing w:line="240" w:lineRule="auto"/>
            <w:contextualSpacing/>
            <w:jc w:val="center"/>
            <w:rPr>
              <w:b/>
              <w:sz w:val="40"/>
            </w:rPr>
          </w:pPr>
          <w:proofErr w:type="spellStart"/>
          <w:r>
            <w:rPr>
              <w:b/>
              <w:sz w:val="40"/>
            </w:rPr>
            <w:t>Lightwell</w:t>
          </w:r>
          <w:proofErr w:type="spellEnd"/>
          <w:r w:rsidRPr="00BC6331">
            <w:rPr>
              <w:b/>
              <w:sz w:val="40"/>
            </w:rPr>
            <w:t>, Inc.</w:t>
          </w:r>
          <w:r>
            <w:rPr>
              <w:b/>
              <w:sz w:val="40"/>
            </w:rPr>
            <w:t xml:space="preserve"> </w:t>
          </w:r>
        </w:p>
        <w:p w14:paraId="35F39404" w14:textId="77777777" w:rsidR="00F72843" w:rsidRDefault="00F72843" w:rsidP="00F72843">
          <w:pPr>
            <w:pStyle w:val="BodyText"/>
            <w:spacing w:line="240" w:lineRule="auto"/>
            <w:contextualSpacing/>
            <w:jc w:val="center"/>
            <w:rPr>
              <w:b/>
              <w:sz w:val="40"/>
            </w:rPr>
          </w:pPr>
        </w:p>
        <w:p w14:paraId="5C821B31" w14:textId="1D2E1DEA" w:rsidR="00F72843" w:rsidRPr="00F73D07" w:rsidRDefault="00543A49" w:rsidP="00F72843">
          <w:pPr>
            <w:pStyle w:val="BodyText"/>
            <w:spacing w:line="240" w:lineRule="auto"/>
            <w:contextualSpacing/>
            <w:jc w:val="center"/>
            <w:rPr>
              <w:b/>
              <w:sz w:val="48"/>
              <w:szCs w:val="48"/>
            </w:rPr>
          </w:pPr>
          <w:r>
            <w:rPr>
              <w:b/>
              <w:sz w:val="48"/>
              <w:szCs w:val="48"/>
            </w:rPr>
            <w:t>Payment Settlement</w:t>
          </w:r>
        </w:p>
        <w:p w14:paraId="7FAA1241" w14:textId="77777777" w:rsidR="00F72843" w:rsidRDefault="00C50F2A" w:rsidP="00F72843"/>
      </w:sdtContent>
    </w:sdt>
    <w:p w14:paraId="5194EBFB" w14:textId="50FFC80A" w:rsidR="0023767B" w:rsidRPr="00F72843" w:rsidRDefault="0023767B" w:rsidP="00F72843">
      <w:pPr>
        <w:rPr>
          <w:rFonts w:ascii="Arial" w:hAnsi="Arial" w:cs="Arial"/>
          <w:b/>
          <w:sz w:val="28"/>
          <w:szCs w:val="28"/>
        </w:rPr>
      </w:pPr>
      <w:r w:rsidRPr="00F72843">
        <w:rPr>
          <w:rFonts w:ascii="Arial" w:hAnsi="Arial" w:cs="Arial"/>
          <w:b/>
          <w:sz w:val="28"/>
          <w:szCs w:val="28"/>
        </w:rPr>
        <w:lastRenderedPageBreak/>
        <w:t>Document Revision History</w:t>
      </w:r>
    </w:p>
    <w:tbl>
      <w:tblPr>
        <w:tblW w:w="12665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1418"/>
        <w:gridCol w:w="5670"/>
        <w:gridCol w:w="4585"/>
      </w:tblGrid>
      <w:tr w:rsidR="0023767B" w14:paraId="1569D98C" w14:textId="77777777" w:rsidTr="00E17247">
        <w:trPr>
          <w:trHeight w:val="546"/>
          <w:tblHeader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92DDCEA" w14:textId="77777777" w:rsidR="0023767B" w:rsidRDefault="0023767B" w:rsidP="00005864">
            <w:pPr>
              <w:rPr>
                <w:b/>
              </w:rPr>
            </w:pPr>
            <w:r>
              <w:rPr>
                <w:b/>
              </w:rPr>
              <w:t>Revision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F80E9F4" w14:textId="77777777" w:rsidR="0023767B" w:rsidRDefault="0023767B" w:rsidP="00005864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F9C1387" w14:textId="77777777" w:rsidR="0023767B" w:rsidRDefault="0023767B" w:rsidP="00005864">
            <w:pPr>
              <w:rPr>
                <w:b/>
              </w:rPr>
            </w:pPr>
            <w:r>
              <w:rPr>
                <w:b/>
              </w:rPr>
              <w:t>Description (Changes Made)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1A5EC5F" w14:textId="77777777" w:rsidR="0023767B" w:rsidRDefault="0023767B" w:rsidP="00005864">
            <w:pPr>
              <w:rPr>
                <w:b/>
              </w:rPr>
            </w:pPr>
            <w:r>
              <w:rPr>
                <w:b/>
              </w:rPr>
              <w:t>Contributors</w:t>
            </w:r>
          </w:p>
        </w:tc>
      </w:tr>
      <w:tr w:rsidR="00543A49" w14:paraId="6052E157" w14:textId="77777777" w:rsidTr="00E17247">
        <w:trPr>
          <w:trHeight w:val="546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B8BF4" w14:textId="251DFAA3" w:rsidR="00543A49" w:rsidRDefault="00543A49">
            <w:r w:rsidRPr="00E24AFB">
              <w:rPr>
                <w:rFonts w:cs="Tahoma"/>
                <w:sz w:val="18"/>
              </w:rPr>
              <w:t>0.1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4DD0A" w14:textId="47B2D422" w:rsidR="00543A49" w:rsidRDefault="00543A49">
            <w:r w:rsidRPr="00E24AFB">
              <w:rPr>
                <w:rFonts w:cs="Tahoma"/>
                <w:sz w:val="18"/>
              </w:rPr>
              <w:t>April 14, 2016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0BAD3" w14:textId="1B48C6C1" w:rsidR="00543A49" w:rsidRDefault="00543A49">
            <w:r w:rsidRPr="00E24AFB">
              <w:rPr>
                <w:rFonts w:cs="Tahoma"/>
                <w:sz w:val="18"/>
              </w:rPr>
              <w:t>Initial Draft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C039A" w14:textId="0BD695DC" w:rsidR="00543A49" w:rsidRDefault="00543A49">
            <w:pPr>
              <w:pStyle w:val="Paragraph"/>
              <w:ind w:left="0"/>
              <w:jc w:val="left"/>
              <w:rPr>
                <w:rFonts w:ascii="Verdana" w:hAnsi="Verdana"/>
                <w:lang w:val="en-GB"/>
              </w:rPr>
            </w:pPr>
            <w:proofErr w:type="spellStart"/>
            <w:r w:rsidRPr="00E24AFB">
              <w:rPr>
                <w:rFonts w:ascii="Tahoma" w:hAnsi="Tahoma" w:cs="Tahoma"/>
                <w:iCs/>
                <w:lang w:val="en-GB"/>
              </w:rPr>
              <w:t>Sourav</w:t>
            </w:r>
            <w:proofErr w:type="spellEnd"/>
            <w:r w:rsidRPr="00E24AFB">
              <w:rPr>
                <w:rFonts w:ascii="Tahoma" w:hAnsi="Tahoma" w:cs="Tahoma"/>
                <w:iCs/>
                <w:lang w:val="en-GB"/>
              </w:rPr>
              <w:t xml:space="preserve"> </w:t>
            </w:r>
            <w:proofErr w:type="spellStart"/>
            <w:r w:rsidRPr="00E24AFB">
              <w:rPr>
                <w:rFonts w:ascii="Tahoma" w:hAnsi="Tahoma" w:cs="Tahoma"/>
                <w:iCs/>
                <w:lang w:val="en-GB"/>
              </w:rPr>
              <w:t>Bairagi</w:t>
            </w:r>
            <w:proofErr w:type="spellEnd"/>
          </w:p>
        </w:tc>
      </w:tr>
      <w:tr w:rsidR="00543A49" w14:paraId="06676EBB" w14:textId="77777777" w:rsidTr="00E17247">
        <w:trPr>
          <w:trHeight w:val="703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C1DC" w14:textId="26E9FBB3" w:rsidR="00543A49" w:rsidRDefault="00543A49">
            <w:pPr>
              <w:rPr>
                <w:rFonts w:ascii="Verdana" w:hAnsi="Verdana"/>
              </w:rPr>
            </w:pPr>
            <w:r>
              <w:rPr>
                <w:rFonts w:cs="Tahoma"/>
                <w:sz w:val="18"/>
              </w:rPr>
              <w:t>0.2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90D69" w14:textId="6A7B63F8" w:rsidR="00543A49" w:rsidRDefault="00543A49">
            <w:r>
              <w:rPr>
                <w:rFonts w:cs="Tahoma"/>
                <w:sz w:val="18"/>
              </w:rPr>
              <w:t>May 3, 2016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42B9E" w14:textId="7B5A96BF" w:rsidR="00543A49" w:rsidRDefault="00543A49">
            <w:r>
              <w:rPr>
                <w:rFonts w:cs="Tahoma"/>
                <w:sz w:val="18"/>
              </w:rPr>
              <w:t>Updated with Internal review changes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A2843" w14:textId="4D57E8FB" w:rsidR="00543A49" w:rsidRDefault="00543A49">
            <w:pPr>
              <w:pStyle w:val="Paragraph"/>
              <w:ind w:left="0"/>
              <w:jc w:val="left"/>
              <w:rPr>
                <w:rFonts w:ascii="Verdana" w:hAnsi="Verdana"/>
              </w:rPr>
            </w:pPr>
            <w:r w:rsidRPr="00C21C60">
              <w:rPr>
                <w:rFonts w:ascii="Tahoma" w:hAnsi="Tahoma" w:cs="Tahoma"/>
                <w:iCs/>
                <w:lang w:val="en-GB"/>
              </w:rPr>
              <w:t xml:space="preserve">Sai </w:t>
            </w:r>
            <w:proofErr w:type="spellStart"/>
            <w:r w:rsidRPr="00C21C60">
              <w:rPr>
                <w:rFonts w:ascii="Tahoma" w:hAnsi="Tahoma" w:cs="Tahoma"/>
                <w:iCs/>
                <w:lang w:val="en-GB"/>
              </w:rPr>
              <w:t>Tatineni</w:t>
            </w:r>
            <w:proofErr w:type="spellEnd"/>
          </w:p>
        </w:tc>
      </w:tr>
      <w:tr w:rsidR="00543A49" w14:paraId="04B80A06" w14:textId="77777777" w:rsidTr="00E17247">
        <w:trPr>
          <w:trHeight w:val="703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BF523" w14:textId="36BD4A90" w:rsidR="00543A49" w:rsidRDefault="00543A49">
            <w:pPr>
              <w:rPr>
                <w:rFonts w:cs="Tahoma"/>
                <w:sz w:val="18"/>
              </w:rPr>
            </w:pPr>
            <w:r>
              <w:rPr>
                <w:rFonts w:cs="Tahoma"/>
                <w:sz w:val="18"/>
              </w:rPr>
              <w:t>0.3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838E0" w14:textId="16E24C42" w:rsidR="00543A49" w:rsidRDefault="00543A49">
            <w:pPr>
              <w:rPr>
                <w:rFonts w:cs="Tahoma"/>
                <w:sz w:val="18"/>
              </w:rPr>
            </w:pPr>
            <w:r>
              <w:rPr>
                <w:rFonts w:cs="Tahoma"/>
                <w:sz w:val="18"/>
              </w:rPr>
              <w:t>May 10, 2016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B846" w14:textId="02944092" w:rsidR="00543A49" w:rsidRDefault="00543A49">
            <w:pPr>
              <w:rPr>
                <w:rFonts w:cs="Tahoma"/>
                <w:sz w:val="18"/>
              </w:rPr>
            </w:pPr>
            <w:r>
              <w:rPr>
                <w:rFonts w:cs="Tahoma"/>
                <w:sz w:val="18"/>
              </w:rPr>
              <w:t>Updated with Brian’s review Comments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C3989" w14:textId="0C7DC42F" w:rsidR="00543A49" w:rsidRPr="00C21C60" w:rsidRDefault="00543A49">
            <w:pPr>
              <w:pStyle w:val="Paragraph"/>
              <w:ind w:left="0"/>
              <w:jc w:val="left"/>
              <w:rPr>
                <w:rFonts w:ascii="Tahoma" w:hAnsi="Tahoma" w:cs="Tahoma"/>
                <w:iCs/>
                <w:lang w:val="en-GB"/>
              </w:rPr>
            </w:pPr>
            <w:r w:rsidRPr="00CF22B6">
              <w:rPr>
                <w:rFonts w:ascii="Tahoma" w:hAnsi="Tahoma" w:cs="Tahoma"/>
                <w:iCs/>
                <w:lang w:val="en-GB"/>
              </w:rPr>
              <w:t xml:space="preserve">Sai </w:t>
            </w:r>
            <w:proofErr w:type="spellStart"/>
            <w:r w:rsidRPr="00CF22B6">
              <w:rPr>
                <w:rFonts w:ascii="Tahoma" w:hAnsi="Tahoma" w:cs="Tahoma"/>
                <w:iCs/>
                <w:lang w:val="en-GB"/>
              </w:rPr>
              <w:t>Tatineni</w:t>
            </w:r>
            <w:proofErr w:type="spellEnd"/>
          </w:p>
        </w:tc>
      </w:tr>
      <w:tr w:rsidR="00543A49" w14:paraId="634F8B25" w14:textId="77777777" w:rsidTr="00E17247">
        <w:trPr>
          <w:trHeight w:val="703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4613" w14:textId="31D7F999" w:rsidR="00543A49" w:rsidRDefault="0063224E">
            <w:pPr>
              <w:rPr>
                <w:rFonts w:cs="Tahoma"/>
                <w:sz w:val="18"/>
              </w:rPr>
            </w:pPr>
            <w:r>
              <w:rPr>
                <w:rFonts w:cs="Tahoma"/>
                <w:sz w:val="18"/>
              </w:rPr>
              <w:t>1.0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DFBB9" w14:textId="1195D5E4" w:rsidR="00543A49" w:rsidRDefault="00543A49">
            <w:pPr>
              <w:rPr>
                <w:rFonts w:cs="Tahoma"/>
                <w:sz w:val="18"/>
              </w:rPr>
            </w:pPr>
            <w:r>
              <w:rPr>
                <w:rFonts w:cs="Tahoma"/>
                <w:sz w:val="18"/>
              </w:rPr>
              <w:t>December 20, 2016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EEA96" w14:textId="4876DF51" w:rsidR="00543A49" w:rsidRDefault="00543A49">
            <w:pPr>
              <w:rPr>
                <w:rFonts w:cs="Tahoma"/>
                <w:sz w:val="18"/>
              </w:rPr>
            </w:pPr>
            <w:r>
              <w:rPr>
                <w:rFonts w:cs="Tahoma"/>
                <w:sz w:val="18"/>
              </w:rPr>
              <w:t>Started Converting to Asset Board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A3210" w14:textId="2790639D" w:rsidR="00543A49" w:rsidRPr="00C21C60" w:rsidRDefault="00543A49">
            <w:pPr>
              <w:pStyle w:val="Paragraph"/>
              <w:ind w:left="0"/>
              <w:jc w:val="left"/>
              <w:rPr>
                <w:rFonts w:ascii="Tahoma" w:hAnsi="Tahoma" w:cs="Tahoma"/>
                <w:iCs/>
                <w:lang w:val="en-GB"/>
              </w:rPr>
            </w:pPr>
            <w:r>
              <w:rPr>
                <w:rFonts w:ascii="Tahoma" w:hAnsi="Tahoma" w:cs="Tahoma"/>
                <w:iCs/>
                <w:lang w:val="en-GB"/>
              </w:rPr>
              <w:t>Andrew Groenewold</w:t>
            </w:r>
          </w:p>
        </w:tc>
      </w:tr>
    </w:tbl>
    <w:p w14:paraId="3076827E" w14:textId="77777777" w:rsidR="0023767B" w:rsidRDefault="0023767B" w:rsidP="0023767B">
      <w:pPr>
        <w:spacing w:line="240" w:lineRule="auto"/>
        <w:rPr>
          <w:rFonts w:ascii="Arial" w:hAnsi="Arial" w:cs="Tahoma"/>
          <w:b/>
          <w:bCs/>
          <w:sz w:val="28"/>
          <w:szCs w:val="24"/>
        </w:rPr>
      </w:pPr>
    </w:p>
    <w:p w14:paraId="6C329DC5" w14:textId="71D2BC7F" w:rsidR="0038564E" w:rsidRDefault="0038564E" w:rsidP="00402BF1">
      <w:pPr>
        <w:pStyle w:val="TOAHeading"/>
      </w:pPr>
      <w:r>
        <w:t>Document Approval History</w:t>
      </w:r>
    </w:p>
    <w:tbl>
      <w:tblPr>
        <w:tblW w:w="12616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993"/>
        <w:gridCol w:w="2913"/>
        <w:gridCol w:w="63"/>
        <w:gridCol w:w="3082"/>
        <w:gridCol w:w="4573"/>
      </w:tblGrid>
      <w:tr w:rsidR="0023767B" w:rsidRPr="0074648F" w14:paraId="51D665BC" w14:textId="77777777" w:rsidTr="00005864">
        <w:trPr>
          <w:trHeight w:val="314"/>
          <w:tblHeader/>
        </w:trPr>
        <w:tc>
          <w:tcPr>
            <w:tcW w:w="992" w:type="dxa"/>
            <w:tcBorders>
              <w:bottom w:val="single" w:sz="4" w:space="0" w:color="auto"/>
            </w:tcBorders>
            <w:shd w:val="clear" w:color="auto" w:fill="A6A6A6"/>
          </w:tcPr>
          <w:p w14:paraId="498DAACC" w14:textId="5D5A717F" w:rsidR="0023767B" w:rsidRPr="0074648F" w:rsidRDefault="00005864" w:rsidP="0023767B">
            <w:pPr>
              <w:keepNext/>
              <w:keepLines/>
              <w:rPr>
                <w:rFonts w:cs="Arial"/>
                <w:b/>
              </w:rPr>
            </w:pPr>
            <w:r>
              <w:rPr>
                <w:rFonts w:cs="Arial"/>
                <w:b/>
              </w:rPr>
              <w:t>Revision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A6A6A6"/>
          </w:tcPr>
          <w:p w14:paraId="5ADE22B5" w14:textId="1576B223" w:rsidR="0023767B" w:rsidRPr="0074648F" w:rsidRDefault="00005864" w:rsidP="0023767B">
            <w:pPr>
              <w:keepNext/>
              <w:keepLines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Date</w:t>
            </w:r>
          </w:p>
        </w:tc>
        <w:tc>
          <w:tcPr>
            <w:tcW w:w="2976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6E6685A" w14:textId="64F58BE7" w:rsidR="0023767B" w:rsidRPr="0074648F" w:rsidRDefault="00005864" w:rsidP="0023767B">
            <w:pPr>
              <w:keepNext/>
              <w:keepLines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Name</w:t>
            </w:r>
          </w:p>
        </w:tc>
        <w:tc>
          <w:tcPr>
            <w:tcW w:w="3082" w:type="dxa"/>
            <w:tcBorders>
              <w:bottom w:val="single" w:sz="4" w:space="0" w:color="auto"/>
            </w:tcBorders>
            <w:shd w:val="clear" w:color="auto" w:fill="A6A6A6"/>
          </w:tcPr>
          <w:p w14:paraId="203DFC12" w14:textId="48B4BF90" w:rsidR="0023767B" w:rsidRPr="0074648F" w:rsidRDefault="00005864" w:rsidP="0023767B">
            <w:pPr>
              <w:keepNext/>
              <w:keepLines/>
              <w:rPr>
                <w:rFonts w:cs="Arial"/>
                <w:b/>
              </w:rPr>
            </w:pPr>
            <w:r>
              <w:rPr>
                <w:rFonts w:cs="Arial"/>
                <w:b/>
              </w:rPr>
              <w:t>Signature</w:t>
            </w:r>
          </w:p>
        </w:tc>
        <w:tc>
          <w:tcPr>
            <w:tcW w:w="4573" w:type="dxa"/>
            <w:tcBorders>
              <w:bottom w:val="single" w:sz="4" w:space="0" w:color="auto"/>
            </w:tcBorders>
            <w:shd w:val="clear" w:color="auto" w:fill="A6A6A6"/>
          </w:tcPr>
          <w:p w14:paraId="04FBFAEF" w14:textId="77777777" w:rsidR="0023767B" w:rsidRPr="0074648F" w:rsidRDefault="0023767B" w:rsidP="0023767B">
            <w:pPr>
              <w:keepNext/>
              <w:keepLines/>
              <w:rPr>
                <w:rFonts w:cs="Arial"/>
                <w:b/>
              </w:rPr>
            </w:pPr>
            <w:r w:rsidRPr="0074648F">
              <w:rPr>
                <w:rFonts w:cs="Arial"/>
                <w:b/>
              </w:rPr>
              <w:t>Version Approved / Comments</w:t>
            </w:r>
          </w:p>
        </w:tc>
      </w:tr>
      <w:tr w:rsidR="0023767B" w:rsidRPr="0074648F" w14:paraId="6920795D" w14:textId="77777777" w:rsidTr="00005864">
        <w:trPr>
          <w:trHeight w:val="275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2909BF01" w14:textId="77777777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75F15DCE" w14:textId="1F5379D9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297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7A89CE0" w14:textId="77777777" w:rsidR="0023767B" w:rsidRPr="00410D2A" w:rsidRDefault="0023767B" w:rsidP="0023767B">
            <w:pPr>
              <w:keepNext/>
              <w:keepLines/>
              <w:rPr>
                <w:rFonts w:ascii="Brush Script MT" w:hAnsi="Brush Script MT" w:cs="Arial"/>
                <w:sz w:val="28"/>
                <w:szCs w:val="28"/>
              </w:rPr>
            </w:pPr>
          </w:p>
        </w:tc>
        <w:tc>
          <w:tcPr>
            <w:tcW w:w="3082" w:type="dxa"/>
            <w:tcBorders>
              <w:top w:val="single" w:sz="4" w:space="0" w:color="auto"/>
              <w:bottom w:val="single" w:sz="4" w:space="0" w:color="auto"/>
            </w:tcBorders>
          </w:tcPr>
          <w:p w14:paraId="2A970CBA" w14:textId="77777777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4573" w:type="dxa"/>
            <w:tcBorders>
              <w:top w:val="single" w:sz="4" w:space="0" w:color="auto"/>
              <w:bottom w:val="single" w:sz="4" w:space="0" w:color="auto"/>
            </w:tcBorders>
          </w:tcPr>
          <w:p w14:paraId="7FCFFCC1" w14:textId="61A9BBAA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</w:p>
        </w:tc>
      </w:tr>
      <w:tr w:rsidR="0023767B" w:rsidRPr="0074648F" w14:paraId="635E5D39" w14:textId="77777777" w:rsidTr="00005864">
        <w:trPr>
          <w:trHeight w:val="294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1DDCCB5D" w14:textId="458F1ED3" w:rsidR="0023767B" w:rsidRPr="0074648F" w:rsidRDefault="0063224E" w:rsidP="0023767B">
            <w:pPr>
              <w:keepNext/>
              <w:keepLines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3A727BD0" w14:textId="77777777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297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504A9E9" w14:textId="77777777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3082" w:type="dxa"/>
            <w:tcBorders>
              <w:top w:val="single" w:sz="4" w:space="0" w:color="auto"/>
              <w:bottom w:val="single" w:sz="4" w:space="0" w:color="auto"/>
            </w:tcBorders>
          </w:tcPr>
          <w:p w14:paraId="2EF73732" w14:textId="77777777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4573" w:type="dxa"/>
            <w:tcBorders>
              <w:top w:val="single" w:sz="4" w:space="0" w:color="auto"/>
              <w:bottom w:val="single" w:sz="4" w:space="0" w:color="auto"/>
            </w:tcBorders>
          </w:tcPr>
          <w:p w14:paraId="5D0D540D" w14:textId="77777777" w:rsidR="0023767B" w:rsidRPr="0074648F" w:rsidRDefault="0023767B" w:rsidP="0023767B">
            <w:pPr>
              <w:keepNext/>
              <w:keepLines/>
              <w:rPr>
                <w:rFonts w:cs="Arial"/>
              </w:rPr>
            </w:pPr>
          </w:p>
        </w:tc>
      </w:tr>
      <w:tr w:rsidR="0063224E" w:rsidRPr="0074648F" w14:paraId="39D1A1A7" w14:textId="77777777" w:rsidTr="0063224E">
        <w:trPr>
          <w:trHeight w:val="294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10B8C981" w14:textId="5B326D0E" w:rsidR="0063224E" w:rsidRDefault="0063224E" w:rsidP="0023767B">
            <w:pPr>
              <w:keepNext/>
              <w:keepLines/>
              <w:rPr>
                <w:rFonts w:cs="Arial"/>
              </w:rPr>
            </w:pPr>
            <w:r>
              <w:rPr>
                <w:rFonts w:cs="Arial"/>
              </w:rPr>
              <w:t>1.2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1C171163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2913" w:type="dxa"/>
            <w:tcBorders>
              <w:top w:val="single" w:sz="4" w:space="0" w:color="auto"/>
              <w:bottom w:val="single" w:sz="4" w:space="0" w:color="auto"/>
            </w:tcBorders>
          </w:tcPr>
          <w:p w14:paraId="3C02CD4B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314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8A9747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4573" w:type="dxa"/>
            <w:tcBorders>
              <w:top w:val="single" w:sz="4" w:space="0" w:color="auto"/>
              <w:bottom w:val="single" w:sz="4" w:space="0" w:color="auto"/>
            </w:tcBorders>
          </w:tcPr>
          <w:p w14:paraId="29DA6140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</w:tr>
      <w:tr w:rsidR="0063224E" w:rsidRPr="0074648F" w14:paraId="253E1EDB" w14:textId="77777777" w:rsidTr="0063224E">
        <w:trPr>
          <w:trHeight w:val="294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A334F7F" w14:textId="388EA673" w:rsidR="0063224E" w:rsidRDefault="0063224E" w:rsidP="0023767B">
            <w:pPr>
              <w:keepNext/>
              <w:keepLines/>
              <w:rPr>
                <w:rFonts w:cs="Arial"/>
              </w:rPr>
            </w:pPr>
            <w:r>
              <w:rPr>
                <w:rFonts w:cs="Arial"/>
              </w:rPr>
              <w:t>1.3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5D7D8E15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2913" w:type="dxa"/>
            <w:tcBorders>
              <w:top w:val="single" w:sz="4" w:space="0" w:color="auto"/>
              <w:bottom w:val="single" w:sz="4" w:space="0" w:color="auto"/>
            </w:tcBorders>
          </w:tcPr>
          <w:p w14:paraId="34C09864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314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BA30938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  <w:tc>
          <w:tcPr>
            <w:tcW w:w="4573" w:type="dxa"/>
            <w:tcBorders>
              <w:top w:val="single" w:sz="4" w:space="0" w:color="auto"/>
              <w:bottom w:val="single" w:sz="4" w:space="0" w:color="auto"/>
            </w:tcBorders>
          </w:tcPr>
          <w:p w14:paraId="18A5A1D5" w14:textId="77777777" w:rsidR="0063224E" w:rsidRPr="0074648F" w:rsidRDefault="0063224E" w:rsidP="0023767B">
            <w:pPr>
              <w:keepNext/>
              <w:keepLines/>
              <w:rPr>
                <w:rFonts w:cs="Arial"/>
              </w:rPr>
            </w:pPr>
          </w:p>
        </w:tc>
      </w:tr>
    </w:tbl>
    <w:p w14:paraId="5894749D" w14:textId="77777777" w:rsidR="0023767B" w:rsidRDefault="0023767B" w:rsidP="0023767B">
      <w:pPr>
        <w:spacing w:line="240" w:lineRule="auto"/>
        <w:rPr>
          <w:rFonts w:ascii="Arial" w:hAnsi="Arial" w:cs="Tahoma"/>
          <w:b/>
          <w:bCs/>
          <w:sz w:val="28"/>
          <w:szCs w:val="24"/>
        </w:rPr>
      </w:pPr>
    </w:p>
    <w:p w14:paraId="1E9E5FFE" w14:textId="77777777" w:rsidR="0063224E" w:rsidRDefault="0063224E" w:rsidP="0023767B">
      <w:pPr>
        <w:spacing w:line="240" w:lineRule="auto"/>
        <w:rPr>
          <w:rFonts w:ascii="Arial" w:hAnsi="Arial" w:cs="Tahoma"/>
          <w:b/>
          <w:bCs/>
          <w:sz w:val="28"/>
          <w:szCs w:val="24"/>
        </w:rPr>
      </w:pPr>
    </w:p>
    <w:p w14:paraId="3CD556DC" w14:textId="77777777" w:rsidR="0063224E" w:rsidRDefault="0063224E" w:rsidP="0023767B">
      <w:pPr>
        <w:spacing w:line="240" w:lineRule="auto"/>
        <w:rPr>
          <w:rFonts w:ascii="Arial" w:hAnsi="Arial" w:cs="Tahoma"/>
          <w:b/>
          <w:bCs/>
          <w:sz w:val="28"/>
          <w:szCs w:val="24"/>
        </w:rPr>
      </w:pPr>
    </w:p>
    <w:p w14:paraId="5F72099D" w14:textId="77777777" w:rsidR="0063224E" w:rsidRDefault="0063224E" w:rsidP="0023767B">
      <w:pPr>
        <w:spacing w:line="240" w:lineRule="auto"/>
        <w:rPr>
          <w:rFonts w:ascii="Arial" w:hAnsi="Arial" w:cs="Tahoma"/>
          <w:b/>
          <w:bCs/>
          <w:sz w:val="28"/>
          <w:szCs w:val="24"/>
        </w:rPr>
      </w:pPr>
    </w:p>
    <w:p w14:paraId="6DB7F2C6" w14:textId="7F6E8DC4" w:rsidR="0023767B" w:rsidRPr="0038564E" w:rsidRDefault="0023767B" w:rsidP="00402BF1">
      <w:pPr>
        <w:pStyle w:val="TOAHeading"/>
      </w:pPr>
      <w:r>
        <w:t>Related or Reference Documents</w:t>
      </w:r>
    </w:p>
    <w:tbl>
      <w:tblPr>
        <w:tblW w:w="12616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2977"/>
        <w:gridCol w:w="2835"/>
        <w:gridCol w:w="2552"/>
        <w:gridCol w:w="3260"/>
      </w:tblGrid>
      <w:tr w:rsidR="0023767B" w:rsidRPr="0074648F" w14:paraId="0A9F7932" w14:textId="77777777" w:rsidTr="00005864">
        <w:trPr>
          <w:trHeight w:val="272"/>
          <w:tblHeader/>
        </w:trPr>
        <w:tc>
          <w:tcPr>
            <w:tcW w:w="992" w:type="dxa"/>
            <w:tcBorders>
              <w:bottom w:val="single" w:sz="4" w:space="0" w:color="auto"/>
            </w:tcBorders>
            <w:shd w:val="clear" w:color="auto" w:fill="A6A6A6"/>
          </w:tcPr>
          <w:p w14:paraId="44E996F5" w14:textId="1AD7CDEF" w:rsidR="0023767B" w:rsidRPr="0074648F" w:rsidRDefault="00005864" w:rsidP="0023767B">
            <w:pPr>
              <w:keepNext/>
              <w:keepLines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No.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6A6A6"/>
          </w:tcPr>
          <w:p w14:paraId="505106C0" w14:textId="77777777" w:rsidR="0023767B" w:rsidRPr="0074648F" w:rsidRDefault="0023767B" w:rsidP="0023767B">
            <w:pPr>
              <w:keepNext/>
              <w:keepLines/>
              <w:rPr>
                <w:rFonts w:cs="Arial"/>
                <w:b/>
              </w:rPr>
            </w:pPr>
            <w:r w:rsidRPr="0074648F">
              <w:rPr>
                <w:rFonts w:cs="Arial"/>
                <w:b/>
              </w:rPr>
              <w:t xml:space="preserve">Document Name 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6A6A6"/>
          </w:tcPr>
          <w:p w14:paraId="4F7CD41B" w14:textId="77777777" w:rsidR="0023767B" w:rsidRPr="0074648F" w:rsidRDefault="0023767B" w:rsidP="0023767B">
            <w:pPr>
              <w:keepNext/>
              <w:keepLines/>
              <w:rPr>
                <w:rFonts w:cs="Arial"/>
                <w:b/>
              </w:rPr>
            </w:pPr>
            <w:r w:rsidRPr="0074648F">
              <w:rPr>
                <w:rFonts w:cs="Arial"/>
                <w:b/>
              </w:rPr>
              <w:t>Description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A6A6A6"/>
          </w:tcPr>
          <w:p w14:paraId="02E20048" w14:textId="77777777" w:rsidR="0023767B" w:rsidRPr="0074648F" w:rsidRDefault="0023767B" w:rsidP="0023767B">
            <w:pPr>
              <w:keepNext/>
              <w:keepLines/>
              <w:rPr>
                <w:rFonts w:cs="Arial"/>
                <w:b/>
              </w:rPr>
            </w:pPr>
            <w:r w:rsidRPr="0074648F">
              <w:rPr>
                <w:rFonts w:cs="Arial"/>
                <w:b/>
              </w:rPr>
              <w:t>Owner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6A6A6"/>
          </w:tcPr>
          <w:p w14:paraId="33316FEC" w14:textId="77777777" w:rsidR="0023767B" w:rsidRPr="0074648F" w:rsidRDefault="0023767B" w:rsidP="0023767B">
            <w:pPr>
              <w:keepNext/>
              <w:keepLines/>
              <w:rPr>
                <w:rFonts w:cs="Arial"/>
                <w:b/>
              </w:rPr>
            </w:pPr>
            <w:r w:rsidRPr="0074648F">
              <w:rPr>
                <w:rFonts w:cs="Arial"/>
                <w:b/>
              </w:rPr>
              <w:t>Location</w:t>
            </w:r>
          </w:p>
        </w:tc>
      </w:tr>
      <w:tr w:rsidR="0063224E" w:rsidRPr="0074648F" w14:paraId="4032190B" w14:textId="77777777" w:rsidTr="00005864">
        <w:trPr>
          <w:trHeight w:val="289"/>
        </w:trPr>
        <w:tc>
          <w:tcPr>
            <w:tcW w:w="992" w:type="dxa"/>
          </w:tcPr>
          <w:p w14:paraId="22F93015" w14:textId="1ACD8C3D" w:rsidR="0063224E" w:rsidRPr="0074648F" w:rsidRDefault="0063224E" w:rsidP="00005864">
            <w:pPr>
              <w:keepNext/>
              <w:keepLines/>
              <w:tabs>
                <w:tab w:val="left" w:pos="1170"/>
              </w:tabs>
              <w:spacing w:after="0" w:line="240" w:lineRule="auto"/>
              <w:rPr>
                <w:rFonts w:cs="Arial"/>
              </w:rPr>
            </w:pPr>
            <w:proofErr w:type="spellStart"/>
            <w:r w:rsidRPr="00AE3877">
              <w:rPr>
                <w:rFonts w:cs="Tahoma"/>
              </w:rPr>
              <w:t>Fanatics_Triple</w:t>
            </w:r>
            <w:proofErr w:type="spellEnd"/>
            <w:r w:rsidRPr="00AE3877">
              <w:rPr>
                <w:rFonts w:cs="Tahoma"/>
              </w:rPr>
              <w:t xml:space="preserve"> Crown_BRD_Financial_v2.0.docx</w:t>
            </w:r>
          </w:p>
        </w:tc>
        <w:tc>
          <w:tcPr>
            <w:tcW w:w="2977" w:type="dxa"/>
          </w:tcPr>
          <w:p w14:paraId="4CB662F4" w14:textId="5A89B5A8" w:rsidR="0063224E" w:rsidRPr="0074648F" w:rsidRDefault="0063224E" w:rsidP="0023767B">
            <w:pPr>
              <w:keepNext/>
              <w:keepLines/>
              <w:tabs>
                <w:tab w:val="left" w:pos="1170"/>
              </w:tabs>
              <w:rPr>
                <w:rFonts w:cs="Arial"/>
              </w:rPr>
            </w:pPr>
            <w:r w:rsidRPr="00137B47">
              <w:rPr>
                <w:rFonts w:cs="Tahoma"/>
                <w:sz w:val="18"/>
              </w:rPr>
              <w:t>Requirements document</w:t>
            </w:r>
          </w:p>
        </w:tc>
        <w:tc>
          <w:tcPr>
            <w:tcW w:w="2835" w:type="dxa"/>
          </w:tcPr>
          <w:p w14:paraId="0BFF15DE" w14:textId="700AE264" w:rsidR="0063224E" w:rsidRPr="0074648F" w:rsidRDefault="0063224E" w:rsidP="0023767B">
            <w:pPr>
              <w:keepNext/>
              <w:keepLines/>
              <w:tabs>
                <w:tab w:val="left" w:pos="1170"/>
              </w:tabs>
              <w:rPr>
                <w:rFonts w:cs="Arial"/>
              </w:rPr>
            </w:pPr>
          </w:p>
        </w:tc>
        <w:tc>
          <w:tcPr>
            <w:tcW w:w="2552" w:type="dxa"/>
          </w:tcPr>
          <w:p w14:paraId="53F6965A" w14:textId="6C9C19E6" w:rsidR="0063224E" w:rsidRPr="0074648F" w:rsidRDefault="00C50F2A" w:rsidP="0023767B">
            <w:pPr>
              <w:keepNext/>
              <w:keepLines/>
              <w:rPr>
                <w:rFonts w:cs="Arial"/>
                <w:lang w:bidi="en-US"/>
              </w:rPr>
            </w:pPr>
            <w:hyperlink r:id="rId12" w:history="1">
              <w:proofErr w:type="spellStart"/>
              <w:r w:rsidR="0063224E">
                <w:rPr>
                  <w:rStyle w:val="Hyperlink"/>
                </w:rPr>
                <w:t>Fanatics_Triple</w:t>
              </w:r>
              <w:proofErr w:type="spellEnd"/>
              <w:r w:rsidR="0063224E">
                <w:rPr>
                  <w:rStyle w:val="Hyperlink"/>
                </w:rPr>
                <w:t xml:space="preserve"> Crown_BRD_Financial_v2.0.docx</w:t>
              </w:r>
            </w:hyperlink>
          </w:p>
        </w:tc>
        <w:tc>
          <w:tcPr>
            <w:tcW w:w="3260" w:type="dxa"/>
          </w:tcPr>
          <w:p w14:paraId="35F2D715" w14:textId="52C0DBEB" w:rsidR="0063224E" w:rsidRPr="0074648F" w:rsidRDefault="0063224E" w:rsidP="0023767B">
            <w:pPr>
              <w:keepNext/>
              <w:keepLines/>
              <w:rPr>
                <w:rFonts w:cs="Arial"/>
                <w:lang w:bidi="en-US"/>
              </w:rPr>
            </w:pPr>
            <w:proofErr w:type="spellStart"/>
            <w:r w:rsidRPr="00AE3877">
              <w:rPr>
                <w:rFonts w:cs="Tahoma"/>
              </w:rPr>
              <w:t>Fanatics_Triple</w:t>
            </w:r>
            <w:proofErr w:type="spellEnd"/>
            <w:r w:rsidRPr="00AE3877">
              <w:rPr>
                <w:rFonts w:cs="Tahoma"/>
              </w:rPr>
              <w:t xml:space="preserve"> Crown_BRD_Financial_v2.0.docx</w:t>
            </w:r>
          </w:p>
        </w:tc>
      </w:tr>
      <w:tr w:rsidR="0063224E" w:rsidRPr="0074648F" w14:paraId="6406DB1A" w14:textId="77777777" w:rsidTr="00005864">
        <w:trPr>
          <w:trHeight w:val="289"/>
        </w:trPr>
        <w:tc>
          <w:tcPr>
            <w:tcW w:w="992" w:type="dxa"/>
          </w:tcPr>
          <w:p w14:paraId="5CF7A1B9" w14:textId="32DD42D0" w:rsidR="0063224E" w:rsidRPr="0074648F" w:rsidRDefault="0063224E" w:rsidP="00005864">
            <w:pPr>
              <w:keepNext/>
              <w:keepLines/>
              <w:tabs>
                <w:tab w:val="left" w:pos="1170"/>
              </w:tabs>
              <w:spacing w:after="0" w:line="240" w:lineRule="auto"/>
              <w:rPr>
                <w:rFonts w:cs="Arial"/>
              </w:rPr>
            </w:pPr>
            <w:r w:rsidRPr="00137B47">
              <w:rPr>
                <w:rFonts w:cs="Tahoma"/>
                <w:sz w:val="18"/>
              </w:rPr>
              <w:t>Fanatics OMS Solution Document - version 0.4</w:t>
            </w:r>
          </w:p>
        </w:tc>
        <w:tc>
          <w:tcPr>
            <w:tcW w:w="2977" w:type="dxa"/>
          </w:tcPr>
          <w:p w14:paraId="2304112C" w14:textId="6D58E540" w:rsidR="0063224E" w:rsidRPr="004D01DD" w:rsidRDefault="0063224E" w:rsidP="0023767B">
            <w:pPr>
              <w:keepNext/>
              <w:keepLines/>
              <w:tabs>
                <w:tab w:val="left" w:pos="1170"/>
              </w:tabs>
              <w:rPr>
                <w:rFonts w:cs="Arial"/>
              </w:rPr>
            </w:pPr>
            <w:r w:rsidRPr="00137B47">
              <w:rPr>
                <w:rFonts w:cs="Tahoma"/>
                <w:sz w:val="18"/>
              </w:rPr>
              <w:t>Solution design document</w:t>
            </w:r>
          </w:p>
        </w:tc>
        <w:tc>
          <w:tcPr>
            <w:tcW w:w="2835" w:type="dxa"/>
          </w:tcPr>
          <w:p w14:paraId="6E138C17" w14:textId="065FB13A" w:rsidR="0063224E" w:rsidRPr="004D01DD" w:rsidRDefault="0063224E" w:rsidP="0023767B">
            <w:pPr>
              <w:keepNext/>
              <w:keepLines/>
              <w:tabs>
                <w:tab w:val="left" w:pos="1170"/>
              </w:tabs>
              <w:rPr>
                <w:rFonts w:cs="Arial"/>
              </w:rPr>
            </w:pPr>
          </w:p>
        </w:tc>
        <w:tc>
          <w:tcPr>
            <w:tcW w:w="2552" w:type="dxa"/>
          </w:tcPr>
          <w:p w14:paraId="7EF236A7" w14:textId="201EC3FB" w:rsidR="0063224E" w:rsidRPr="0074648F" w:rsidRDefault="00C50F2A" w:rsidP="0023767B">
            <w:pPr>
              <w:keepNext/>
              <w:keepLines/>
              <w:rPr>
                <w:rFonts w:cs="Arial"/>
                <w:lang w:bidi="en-US"/>
              </w:rPr>
            </w:pPr>
            <w:hyperlink r:id="rId13" w:history="1">
              <w:r w:rsidR="0063224E" w:rsidRPr="00137B47">
                <w:rPr>
                  <w:rStyle w:val="Hyperlink"/>
                  <w:rFonts w:cs="Tahoma"/>
                  <w:sz w:val="18"/>
                </w:rPr>
                <w:t>F</w:t>
              </w:r>
              <w:r w:rsidR="0063224E" w:rsidRPr="00137B47">
                <w:rPr>
                  <w:rFonts w:cs="Tahoma"/>
                  <w:sz w:val="18"/>
                </w:rPr>
                <w:t>ana</w:t>
              </w:r>
              <w:r w:rsidR="0063224E" w:rsidRPr="00137B47">
                <w:rPr>
                  <w:rStyle w:val="Hyperlink"/>
                  <w:rFonts w:cs="Tahoma"/>
                  <w:sz w:val="18"/>
                </w:rPr>
                <w:t>tics OMS Solution Docu</w:t>
              </w:r>
              <w:r w:rsidR="0063224E" w:rsidRPr="00137B47">
                <w:rPr>
                  <w:rFonts w:cs="Tahoma"/>
                  <w:sz w:val="18"/>
                </w:rPr>
                <w:t>m</w:t>
              </w:r>
              <w:r w:rsidR="0063224E" w:rsidRPr="00137B47">
                <w:rPr>
                  <w:rStyle w:val="Hyperlink"/>
                  <w:rFonts w:cs="Tahoma"/>
                  <w:sz w:val="18"/>
                </w:rPr>
                <w:t>ent - version 0.</w:t>
              </w:r>
              <w:r w:rsidR="0063224E" w:rsidRPr="00137B47">
                <w:rPr>
                  <w:rFonts w:cs="Tahoma"/>
                  <w:sz w:val="18"/>
                </w:rPr>
                <w:t>4</w:t>
              </w:r>
            </w:hyperlink>
            <w:r w:rsidR="0063224E" w:rsidRPr="00137B47">
              <w:rPr>
                <w:rFonts w:cs="Tahoma"/>
                <w:sz w:val="18"/>
              </w:rPr>
              <w:t xml:space="preserve"> </w:t>
            </w:r>
          </w:p>
        </w:tc>
        <w:tc>
          <w:tcPr>
            <w:tcW w:w="3260" w:type="dxa"/>
          </w:tcPr>
          <w:p w14:paraId="2D279EE1" w14:textId="4BC1956C" w:rsidR="0063224E" w:rsidRPr="0074648F" w:rsidRDefault="0063224E" w:rsidP="0023767B">
            <w:pPr>
              <w:keepNext/>
              <w:keepLines/>
              <w:rPr>
                <w:rFonts w:cs="Arial"/>
                <w:lang w:bidi="en-US"/>
              </w:rPr>
            </w:pPr>
            <w:r w:rsidRPr="00137B47">
              <w:rPr>
                <w:rFonts w:cs="Tahoma"/>
                <w:sz w:val="18"/>
              </w:rPr>
              <w:t>Fanatics OMS Solution Document - version 0.4</w:t>
            </w:r>
          </w:p>
        </w:tc>
      </w:tr>
      <w:tr w:rsidR="0063224E" w:rsidRPr="0074648F" w14:paraId="232A7366" w14:textId="77777777" w:rsidTr="0063224E">
        <w:trPr>
          <w:trHeight w:val="458"/>
        </w:trPr>
        <w:tc>
          <w:tcPr>
            <w:tcW w:w="992" w:type="dxa"/>
          </w:tcPr>
          <w:p w14:paraId="2CB6BDE5" w14:textId="622010E6" w:rsidR="0063224E" w:rsidRDefault="0063224E" w:rsidP="00005864">
            <w:pPr>
              <w:keepNext/>
              <w:keepLines/>
              <w:tabs>
                <w:tab w:val="left" w:pos="1170"/>
              </w:tabs>
              <w:spacing w:after="0" w:line="240" w:lineRule="auto"/>
              <w:rPr>
                <w:rFonts w:cs="Arial"/>
              </w:rPr>
            </w:pPr>
            <w:r w:rsidRPr="00145A9A">
              <w:rPr>
                <w:rFonts w:cs="Tahoma"/>
                <w:sz w:val="18"/>
              </w:rPr>
              <w:t>OMS Payment Settlement</w:t>
            </w:r>
          </w:p>
        </w:tc>
        <w:tc>
          <w:tcPr>
            <w:tcW w:w="2977" w:type="dxa"/>
          </w:tcPr>
          <w:p w14:paraId="799FC62A" w14:textId="03352538" w:rsidR="0063224E" w:rsidRPr="004D01DD" w:rsidRDefault="0063224E" w:rsidP="0023767B">
            <w:pPr>
              <w:keepNext/>
              <w:keepLines/>
              <w:tabs>
                <w:tab w:val="left" w:pos="1170"/>
              </w:tabs>
              <w:rPr>
                <w:rFonts w:cs="Arial"/>
              </w:rPr>
            </w:pPr>
            <w:r w:rsidRPr="00137B47">
              <w:rPr>
                <w:rFonts w:cs="Tahoma"/>
                <w:sz w:val="18"/>
              </w:rPr>
              <w:t>Mapping Document</w:t>
            </w:r>
          </w:p>
        </w:tc>
        <w:tc>
          <w:tcPr>
            <w:tcW w:w="2835" w:type="dxa"/>
          </w:tcPr>
          <w:p w14:paraId="01824082" w14:textId="28E18AC5" w:rsidR="0063224E" w:rsidRDefault="0063224E" w:rsidP="0023767B">
            <w:pPr>
              <w:keepNext/>
              <w:keepLines/>
              <w:tabs>
                <w:tab w:val="left" w:pos="1170"/>
              </w:tabs>
              <w:rPr>
                <w:rFonts w:cs="Arial"/>
              </w:rPr>
            </w:pPr>
          </w:p>
        </w:tc>
        <w:tc>
          <w:tcPr>
            <w:tcW w:w="2552" w:type="dxa"/>
          </w:tcPr>
          <w:p w14:paraId="7CF16974" w14:textId="6F956E99" w:rsidR="0063224E" w:rsidRPr="0074648F" w:rsidRDefault="00C50F2A" w:rsidP="0023767B">
            <w:pPr>
              <w:keepNext/>
              <w:keepLines/>
              <w:rPr>
                <w:rFonts w:cs="Arial"/>
                <w:lang w:bidi="en-US"/>
              </w:rPr>
            </w:pPr>
            <w:hyperlink r:id="rId14" w:history="1">
              <w:r w:rsidR="0063224E">
                <w:t xml:space="preserve">OMS Payment Settlement </w:t>
              </w:r>
            </w:hyperlink>
          </w:p>
        </w:tc>
        <w:tc>
          <w:tcPr>
            <w:tcW w:w="3260" w:type="dxa"/>
          </w:tcPr>
          <w:p w14:paraId="54678A1E" w14:textId="5C8E1BE9" w:rsidR="0063224E" w:rsidRPr="0074648F" w:rsidRDefault="0063224E" w:rsidP="0023767B">
            <w:pPr>
              <w:keepNext/>
              <w:keepLines/>
              <w:rPr>
                <w:rFonts w:cs="Arial"/>
                <w:lang w:bidi="en-US"/>
              </w:rPr>
            </w:pPr>
            <w:r w:rsidRPr="00145A9A">
              <w:rPr>
                <w:rFonts w:cs="Tahoma"/>
                <w:sz w:val="18"/>
              </w:rPr>
              <w:t>OMS Payment Settlement</w:t>
            </w:r>
          </w:p>
        </w:tc>
      </w:tr>
    </w:tbl>
    <w:p w14:paraId="76106B94" w14:textId="77777777" w:rsidR="0023767B" w:rsidRPr="0074648F" w:rsidRDefault="0023767B" w:rsidP="0023767B">
      <w:pPr>
        <w:pStyle w:val="Title"/>
        <w:rPr>
          <w:rFonts w:cs="Arial"/>
          <w:sz w:val="20"/>
        </w:rPr>
      </w:pPr>
      <w:r w:rsidRPr="0074648F">
        <w:rPr>
          <w:rFonts w:cs="Arial"/>
          <w:sz w:val="20"/>
        </w:rPr>
        <w:br w:type="page"/>
      </w:r>
    </w:p>
    <w:sdt>
      <w:sdtPr>
        <w:rPr>
          <w:b/>
          <w:bCs/>
        </w:rPr>
        <w:id w:val="-597329699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6C86B2D" w14:textId="16B33646" w:rsidR="003D397A" w:rsidRDefault="00B57ACD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r>
            <w:rPr>
              <w:b/>
              <w:bCs/>
            </w:rPr>
            <w:fldChar w:fldCharType="begin"/>
          </w:r>
          <w: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60354738" w:history="1">
            <w:r w:rsidR="003D397A" w:rsidRPr="005E3BCF">
              <w:rPr>
                <w:rStyle w:val="Hyperlink"/>
                <w:noProof/>
              </w:rPr>
              <w:t>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INTRODUCTION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_Toc460354738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4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11C47E75" w14:textId="6A2069AC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39" w:history="1">
            <w:r w:rsidR="003D397A" w:rsidRPr="005E3BCF">
              <w:rPr>
                <w:rStyle w:val="Hyperlink"/>
                <w:noProof/>
              </w:rPr>
              <w:t>1.1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Purpose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_Toc460354739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4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3A341191" w14:textId="04B943C1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0" w:history="1">
            <w:r w:rsidR="003D397A" w:rsidRPr="005E3BCF">
              <w:rPr>
                <w:rStyle w:val="Hyperlink"/>
                <w:noProof/>
              </w:rPr>
              <w:t>1.2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Scope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_Toc460354740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4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7A92B0F4" w14:textId="720065F3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1" w:history="1">
            <w:r w:rsidR="003D397A" w:rsidRPr="005E3BCF">
              <w:rPr>
                <w:rStyle w:val="Hyperlink"/>
                <w:noProof/>
              </w:rPr>
              <w:t>1.3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Assumptions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_Toc460354741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4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689B7334" w14:textId="0CE48F20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2" w:history="1">
            <w:r w:rsidR="003D397A" w:rsidRPr="005E3BCF">
              <w:rPr>
                <w:rStyle w:val="Hyperlink"/>
                <w:noProof/>
              </w:rPr>
              <w:t>1.4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Open Issues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_Toc460354742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4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2E9F87C1" w14:textId="699630F8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3" w:history="1">
            <w:r w:rsidR="003D397A" w:rsidRPr="005E3BCF">
              <w:rPr>
                <w:rStyle w:val="Hyperlink"/>
                <w:noProof/>
              </w:rPr>
              <w:t>1.5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Nomenclature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_Toc460354743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4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3927C63D" w14:textId="635C1791" w:rsidR="003D397A" w:rsidRDefault="00C50F2A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4" w:history="1">
            <w:r w:rsidR="003D397A" w:rsidRPr="005E3BCF">
              <w:rPr>
                <w:rStyle w:val="Hyperlink"/>
                <w:noProof/>
              </w:rPr>
              <w:t>2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DESIGN OVERVIEW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_Toc460354744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5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45ECE4CE" w14:textId="66B4B660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5" w:history="1">
            <w:r w:rsidR="003D397A" w:rsidRPr="005E3BCF">
              <w:rPr>
                <w:rStyle w:val="Hyperlink"/>
                <w:noProof/>
              </w:rPr>
              <w:t>2.1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Approach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_Toc460354745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5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2C129A17" w14:textId="7FBE6E81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6" w:history="1">
            <w:r w:rsidR="003D397A" w:rsidRPr="005E3BCF">
              <w:rPr>
                <w:rStyle w:val="Hyperlink"/>
                <w:noProof/>
              </w:rPr>
              <w:t>2.2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Process Diagram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_Toc460354746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6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60AE235E" w14:textId="3CF6F5D1" w:rsidR="003D397A" w:rsidRDefault="00C50F2A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7" w:history="1">
            <w:r w:rsidR="003D397A" w:rsidRPr="005E3BCF">
              <w:rPr>
                <w:rStyle w:val="Hyperlink"/>
                <w:noProof/>
              </w:rPr>
              <w:t>3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DESIGN DETAILS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_Toc460354747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7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138FC423" w14:textId="5D905F84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8" w:history="1">
            <w:r w:rsidR="003D397A" w:rsidRPr="005E3BCF">
              <w:rPr>
                <w:rStyle w:val="Hyperlink"/>
                <w:noProof/>
              </w:rPr>
              <w:t>3.1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Approach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_Toc460354748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7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0D643747" w14:textId="0B08E7CC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49" w:history="1">
            <w:r w:rsidR="003D397A" w:rsidRPr="005E3BCF">
              <w:rPr>
                <w:rStyle w:val="Hyperlink"/>
                <w:noProof/>
              </w:rPr>
              <w:t>3.2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Services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_Toc460354749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7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58A959FC" w14:textId="3F7BDDFB" w:rsidR="003D397A" w:rsidRDefault="00C50F2A">
          <w:pPr>
            <w:pStyle w:val="TOC3"/>
            <w:tabs>
              <w:tab w:val="left" w:pos="132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0" w:history="1">
            <w:r w:rsidR="003D397A" w:rsidRPr="005E3BCF">
              <w:rPr>
                <w:rStyle w:val="Hyperlink"/>
                <w:noProof/>
              </w:rPr>
              <w:t>3.2.1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Service: OMXCreateOrderService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_Toc460354750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7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73EE056A" w14:textId="2A04543A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1" w:history="1">
            <w:r w:rsidR="003D397A" w:rsidRPr="005E3BCF">
              <w:rPr>
                <w:rStyle w:val="Hyperlink"/>
                <w:noProof/>
              </w:rPr>
              <w:t>3.3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Agents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_Toc460354751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10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0D52B0CB" w14:textId="26CFD666" w:rsidR="003D397A" w:rsidRDefault="00C50F2A">
          <w:pPr>
            <w:pStyle w:val="TOC3"/>
            <w:tabs>
              <w:tab w:val="left" w:pos="132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2" w:history="1">
            <w:r w:rsidR="003D397A" w:rsidRPr="005E3BCF">
              <w:rPr>
                <w:rStyle w:val="Hyperlink"/>
                <w:noProof/>
              </w:rPr>
              <w:t>3.3.1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Agent: OMXCreateOrderIntegServer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_Toc460354752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10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385503D5" w14:textId="6E35CA82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3" w:history="1">
            <w:r w:rsidR="003D397A" w:rsidRPr="005E3BCF">
              <w:rPr>
                <w:rStyle w:val="Hyperlink"/>
                <w:noProof/>
              </w:rPr>
              <w:t>3.4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Exceptions, Alerts and Error Handling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_Toc460354753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10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3080E30A" w14:textId="7909DFCC" w:rsidR="003D397A" w:rsidRDefault="00C50F2A">
          <w:pPr>
            <w:pStyle w:val="TOC3"/>
            <w:tabs>
              <w:tab w:val="left" w:pos="132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4" w:history="1">
            <w:r w:rsidR="003D397A" w:rsidRPr="005E3BCF">
              <w:rPr>
                <w:rStyle w:val="Hyperlink"/>
                <w:noProof/>
              </w:rPr>
              <w:t>3.4.1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Exceptions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_Toc460354754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10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5B92B63F" w14:textId="65358E22" w:rsidR="003D397A" w:rsidRDefault="00C50F2A">
          <w:pPr>
            <w:pStyle w:val="TOC3"/>
            <w:tabs>
              <w:tab w:val="left" w:pos="132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5" w:history="1">
            <w:r w:rsidR="003D397A" w:rsidRPr="005E3BCF">
              <w:rPr>
                <w:rStyle w:val="Hyperlink"/>
                <w:noProof/>
              </w:rPr>
              <w:t>3.4.2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Alerts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_Toc460354755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11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266670E5" w14:textId="14C0942B" w:rsidR="003D397A" w:rsidRDefault="00C50F2A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6" w:history="1">
            <w:r w:rsidR="003D397A" w:rsidRPr="005E3BCF">
              <w:rPr>
                <w:rStyle w:val="Hyperlink"/>
                <w:noProof/>
              </w:rPr>
              <w:t>4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UNIT TEST SCENARIOS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_Toc460354756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12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4305CB25" w14:textId="0817664F" w:rsidR="003D397A" w:rsidRDefault="00C50F2A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7" w:history="1">
            <w:r w:rsidR="003D397A" w:rsidRPr="005E3BCF">
              <w:rPr>
                <w:rStyle w:val="Hyperlink"/>
                <w:noProof/>
              </w:rPr>
              <w:t>5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MAINTENANCE DOCUMENT REQUIREMENTS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_Toc460354757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12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504F2EFF" w14:textId="61BFB3A3" w:rsidR="003D397A" w:rsidRDefault="00C50F2A">
          <w:pPr>
            <w:pStyle w:val="TOC2"/>
            <w:tabs>
              <w:tab w:val="left" w:pos="88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8" w:history="1">
            <w:r w:rsidR="003D397A" w:rsidRPr="005E3BCF">
              <w:rPr>
                <w:rStyle w:val="Hyperlink"/>
                <w:noProof/>
              </w:rPr>
              <w:t>5.1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Documents for Support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_Toc460354758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12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08CABD57" w14:textId="4CC26D4E" w:rsidR="003D397A" w:rsidRDefault="00C50F2A">
          <w:pPr>
            <w:pStyle w:val="TOC3"/>
            <w:tabs>
              <w:tab w:val="left" w:pos="1320"/>
              <w:tab w:val="right" w:leader="dot" w:pos="12950"/>
            </w:tabs>
            <w:rPr>
              <w:rFonts w:eastAsiaTheme="minorEastAsia"/>
              <w:noProof/>
              <w:lang w:val="en-GB" w:eastAsia="en-GB"/>
            </w:rPr>
          </w:pPr>
          <w:hyperlink w:anchor="_Toc460354759" w:history="1">
            <w:r w:rsidR="003D397A" w:rsidRPr="005E3BCF">
              <w:rPr>
                <w:rStyle w:val="Hyperlink"/>
                <w:noProof/>
              </w:rPr>
              <w:t>5.1.1</w:t>
            </w:r>
            <w:r w:rsidR="003D397A">
              <w:rPr>
                <w:rFonts w:eastAsiaTheme="minorEastAsia"/>
                <w:noProof/>
                <w:lang w:val="en-GB" w:eastAsia="en-GB"/>
              </w:rPr>
              <w:tab/>
            </w:r>
            <w:r w:rsidR="003D397A" w:rsidRPr="005E3BCF">
              <w:rPr>
                <w:rStyle w:val="Hyperlink"/>
                <w:noProof/>
              </w:rPr>
              <w:t>List of Exceptions, Alerts and action required</w:t>
            </w:r>
            <w:r w:rsidR="003D397A">
              <w:rPr>
                <w:noProof/>
                <w:webHidden/>
              </w:rPr>
              <w:tab/>
            </w:r>
            <w:r w:rsidR="003D397A">
              <w:rPr>
                <w:noProof/>
                <w:webHidden/>
              </w:rPr>
              <w:fldChar w:fldCharType="begin"/>
            </w:r>
            <w:r w:rsidR="003D397A">
              <w:rPr>
                <w:noProof/>
                <w:webHidden/>
              </w:rPr>
              <w:instrText xml:space="preserve"> PAGEREF _Toc460354759 \h </w:instrText>
            </w:r>
            <w:r w:rsidR="003D397A">
              <w:rPr>
                <w:noProof/>
                <w:webHidden/>
              </w:rPr>
            </w:r>
            <w:r w:rsidR="003D397A">
              <w:rPr>
                <w:noProof/>
                <w:webHidden/>
              </w:rPr>
              <w:fldChar w:fldCharType="separate"/>
            </w:r>
            <w:r w:rsidR="003D397A">
              <w:rPr>
                <w:noProof/>
                <w:webHidden/>
              </w:rPr>
              <w:t>12</w:t>
            </w:r>
            <w:r w:rsidR="003D397A">
              <w:rPr>
                <w:noProof/>
                <w:webHidden/>
              </w:rPr>
              <w:fldChar w:fldCharType="end"/>
            </w:r>
          </w:hyperlink>
        </w:p>
        <w:p w14:paraId="36ACFFD6" w14:textId="314F359C" w:rsidR="007B4E2A" w:rsidRPr="00F403AF" w:rsidRDefault="00B57ACD"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380501147" w:displacedByCustomXml="prev"/>
    <w:p w14:paraId="7A44EA6D" w14:textId="7DB8DB6E" w:rsidR="00005864" w:rsidRDefault="00E21118" w:rsidP="00830961">
      <w:pPr>
        <w:pStyle w:val="Heading1"/>
        <w:numPr>
          <w:ilvl w:val="0"/>
          <w:numId w:val="1"/>
        </w:numPr>
      </w:pPr>
      <w:bookmarkStart w:id="1" w:name="_Toc460354738"/>
      <w:r>
        <w:lastRenderedPageBreak/>
        <w:t>INTRODUCTION</w:t>
      </w:r>
      <w:bookmarkEnd w:id="1"/>
    </w:p>
    <w:p w14:paraId="4DF102C9" w14:textId="6885CD47" w:rsidR="00EA1CCC" w:rsidRDefault="00E21118" w:rsidP="00F72843">
      <w:pPr>
        <w:pStyle w:val="Heading2"/>
      </w:pPr>
      <w:bookmarkStart w:id="2" w:name="_Toc460354739"/>
      <w:bookmarkEnd w:id="0"/>
      <w:r>
        <w:t>Purpose</w:t>
      </w:r>
      <w:bookmarkEnd w:id="2"/>
    </w:p>
    <w:p w14:paraId="5971B6E8" w14:textId="674F3240" w:rsidR="0063224E" w:rsidRPr="00E24AFB" w:rsidRDefault="0063224E" w:rsidP="0063224E">
      <w:pPr>
        <w:ind w:left="576"/>
        <w:rPr>
          <w:rFonts w:cs="Tahoma"/>
        </w:rPr>
      </w:pPr>
      <w:bookmarkStart w:id="3" w:name="_Toc460354740"/>
      <w:r w:rsidRPr="00E24AFB">
        <w:rPr>
          <w:rFonts w:cs="Tahoma"/>
        </w:rPr>
        <w:t xml:space="preserve">The purpose of this document is to provide an overview of the implementation and design of the </w:t>
      </w:r>
      <w:r>
        <w:rPr>
          <w:rFonts w:cs="Tahoma"/>
        </w:rPr>
        <w:t>payment settlement</w:t>
      </w:r>
      <w:r w:rsidRPr="00E24AFB">
        <w:rPr>
          <w:rFonts w:cs="Tahoma"/>
        </w:rPr>
        <w:t xml:space="preserve"> interface between OMS and Payment Gateway. This document also gives a technical overview of how settlement processing is setup in OMS. </w:t>
      </w:r>
      <w:r>
        <w:rPr>
          <w:rFonts w:cs="Tahoma"/>
        </w:rPr>
        <w:t xml:space="preserve"> This document only covers the settlement process for payment processing. </w:t>
      </w:r>
      <w:r w:rsidRPr="00E24AFB">
        <w:rPr>
          <w:rFonts w:cs="Tahoma"/>
        </w:rPr>
        <w:t>IBM OMS will use a common enterprise payment service to process all payment transactions (authorization, capture, refunds, release authorization holds) across all payment methods.</w:t>
      </w:r>
    </w:p>
    <w:p w14:paraId="3DEECE29" w14:textId="3DF94EFF" w:rsidR="00E21118" w:rsidRPr="00E21118" w:rsidRDefault="00E21118" w:rsidP="00F72843">
      <w:pPr>
        <w:pStyle w:val="Heading2"/>
      </w:pPr>
      <w:r w:rsidRPr="00E21118">
        <w:t>Scope</w:t>
      </w:r>
      <w:bookmarkEnd w:id="3"/>
      <w:r w:rsidRPr="00E21118">
        <w:tab/>
      </w:r>
    </w:p>
    <w:p w14:paraId="5DFB67D0" w14:textId="12E74877" w:rsidR="00E01A74" w:rsidRPr="00E21118" w:rsidRDefault="00E01A74" w:rsidP="00E01A74">
      <w:pPr>
        <w:rPr>
          <w:i/>
        </w:rPr>
      </w:pPr>
    </w:p>
    <w:p w14:paraId="360A453B" w14:textId="77777777" w:rsidR="005B743D" w:rsidRDefault="005B743D" w:rsidP="00F72843">
      <w:pPr>
        <w:pStyle w:val="Heading2"/>
      </w:pPr>
      <w:bookmarkStart w:id="4" w:name="_Toc380501148"/>
      <w:bookmarkStart w:id="5" w:name="_Toc460354741"/>
      <w:r>
        <w:t>Assumptions</w:t>
      </w:r>
      <w:bookmarkEnd w:id="4"/>
      <w:bookmarkEnd w:id="5"/>
    </w:p>
    <w:tbl>
      <w:tblPr>
        <w:tblStyle w:val="TableGrid"/>
        <w:tblW w:w="12049" w:type="dxa"/>
        <w:tblInd w:w="562" w:type="dxa"/>
        <w:tblLook w:val="04A0" w:firstRow="1" w:lastRow="0" w:firstColumn="1" w:lastColumn="0" w:noHBand="0" w:noVBand="1"/>
      </w:tblPr>
      <w:tblGrid>
        <w:gridCol w:w="1276"/>
        <w:gridCol w:w="5387"/>
        <w:gridCol w:w="3685"/>
        <w:gridCol w:w="1701"/>
      </w:tblGrid>
      <w:tr w:rsidR="005B743D" w14:paraId="0D25D12D" w14:textId="77777777" w:rsidTr="007C6D16">
        <w:tc>
          <w:tcPr>
            <w:tcW w:w="1276" w:type="dxa"/>
            <w:shd w:val="clear" w:color="auto" w:fill="D9D9D9" w:themeFill="background1" w:themeFillShade="D9"/>
          </w:tcPr>
          <w:p w14:paraId="1787A485" w14:textId="63C86C1A" w:rsidR="005B743D" w:rsidRPr="00F05F34" w:rsidRDefault="00D50F78" w:rsidP="00402BF1">
            <w:pPr>
              <w:rPr>
                <w:b/>
              </w:rPr>
            </w:pPr>
            <w:r>
              <w:tab/>
            </w:r>
            <w:r w:rsidR="00005864">
              <w:rPr>
                <w:b/>
              </w:rPr>
              <w:t>No.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14:paraId="49BF3604" w14:textId="344FCA45" w:rsidR="005B743D" w:rsidRPr="00F05F34" w:rsidRDefault="005B743D" w:rsidP="00402BF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7881E08" w14:textId="740F8BC9" w:rsidR="005B743D" w:rsidRDefault="005B743D" w:rsidP="00402BF1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BF4E5EF" w14:textId="2C7AE17E" w:rsidR="005B743D" w:rsidRDefault="00005864" w:rsidP="00402BF1">
            <w:pPr>
              <w:rPr>
                <w:b/>
              </w:rPr>
            </w:pPr>
            <w:r>
              <w:rPr>
                <w:b/>
              </w:rPr>
              <w:t>Owner</w:t>
            </w:r>
          </w:p>
        </w:tc>
      </w:tr>
      <w:tr w:rsidR="005B743D" w14:paraId="249F1362" w14:textId="77777777" w:rsidTr="007C6D16">
        <w:tc>
          <w:tcPr>
            <w:tcW w:w="1276" w:type="dxa"/>
          </w:tcPr>
          <w:p w14:paraId="7ED66C88" w14:textId="3B704873" w:rsidR="005B743D" w:rsidRDefault="00005864" w:rsidP="00005864">
            <w:r>
              <w:t>1</w:t>
            </w:r>
          </w:p>
        </w:tc>
        <w:tc>
          <w:tcPr>
            <w:tcW w:w="5387" w:type="dxa"/>
          </w:tcPr>
          <w:p w14:paraId="030E9EA9" w14:textId="28B928AF" w:rsidR="005B743D" w:rsidRDefault="002B5F2F" w:rsidP="007C6D16">
            <w:r w:rsidRPr="00E24AFB">
              <w:rPr>
                <w:rFonts w:cs="Tahoma"/>
              </w:rPr>
              <w:t>Sensitive payment information will be tokenized prior to sending the order to IBM OMS.</w:t>
            </w:r>
          </w:p>
        </w:tc>
        <w:tc>
          <w:tcPr>
            <w:tcW w:w="3685" w:type="dxa"/>
          </w:tcPr>
          <w:p w14:paraId="62E9799B" w14:textId="77777777" w:rsidR="005B743D" w:rsidRPr="00CC2648" w:rsidRDefault="005B743D" w:rsidP="00402BF1"/>
        </w:tc>
        <w:tc>
          <w:tcPr>
            <w:tcW w:w="1701" w:type="dxa"/>
          </w:tcPr>
          <w:p w14:paraId="31EB22B4" w14:textId="77777777" w:rsidR="005B743D" w:rsidRPr="00CC2648" w:rsidRDefault="005B743D" w:rsidP="00402BF1"/>
        </w:tc>
      </w:tr>
      <w:tr w:rsidR="007C6D16" w14:paraId="16144370" w14:textId="77777777" w:rsidTr="007C6D16">
        <w:tc>
          <w:tcPr>
            <w:tcW w:w="1276" w:type="dxa"/>
          </w:tcPr>
          <w:p w14:paraId="76005CC6" w14:textId="66357E7D" w:rsidR="007C6D16" w:rsidRDefault="007C6D16" w:rsidP="00005864">
            <w:r>
              <w:t>2</w:t>
            </w:r>
          </w:p>
        </w:tc>
        <w:tc>
          <w:tcPr>
            <w:tcW w:w="5387" w:type="dxa"/>
          </w:tcPr>
          <w:p w14:paraId="06F411EB" w14:textId="5C272254" w:rsidR="007C6D16" w:rsidRDefault="002B5F2F" w:rsidP="007C6D16">
            <w:r>
              <w:rPr>
                <w:rFonts w:cs="Tahoma"/>
              </w:rPr>
              <w:t>OMS will send the tokenized payment information to the payment service during settlement call.</w:t>
            </w:r>
          </w:p>
        </w:tc>
        <w:tc>
          <w:tcPr>
            <w:tcW w:w="3685" w:type="dxa"/>
          </w:tcPr>
          <w:p w14:paraId="5C600CC2" w14:textId="77777777" w:rsidR="007C6D16" w:rsidRPr="00CC2648" w:rsidRDefault="007C6D16" w:rsidP="00402BF1"/>
        </w:tc>
        <w:tc>
          <w:tcPr>
            <w:tcW w:w="1701" w:type="dxa"/>
          </w:tcPr>
          <w:p w14:paraId="6BD644A4" w14:textId="77777777" w:rsidR="007C6D16" w:rsidRPr="00CC2648" w:rsidRDefault="007C6D16" w:rsidP="00402BF1"/>
        </w:tc>
      </w:tr>
    </w:tbl>
    <w:p w14:paraId="7ACD629A" w14:textId="5D26A9EF" w:rsidR="00F94C65" w:rsidRDefault="00766842" w:rsidP="00F72843">
      <w:pPr>
        <w:pStyle w:val="Heading2"/>
      </w:pPr>
      <w:bookmarkStart w:id="6" w:name="_Toc460354742"/>
      <w:bookmarkStart w:id="7" w:name="_Toc380501149"/>
      <w:r>
        <w:t>Open Issues</w:t>
      </w:r>
      <w:bookmarkEnd w:id="6"/>
    </w:p>
    <w:tbl>
      <w:tblPr>
        <w:tblStyle w:val="TableGrid"/>
        <w:tblW w:w="12049" w:type="dxa"/>
        <w:tblInd w:w="562" w:type="dxa"/>
        <w:tblLook w:val="04A0" w:firstRow="1" w:lastRow="0" w:firstColumn="1" w:lastColumn="0" w:noHBand="0" w:noVBand="1"/>
      </w:tblPr>
      <w:tblGrid>
        <w:gridCol w:w="1247"/>
        <w:gridCol w:w="2944"/>
        <w:gridCol w:w="4005"/>
        <w:gridCol w:w="3853"/>
      </w:tblGrid>
      <w:tr w:rsidR="00766842" w14:paraId="1A72750B" w14:textId="77777777" w:rsidTr="00F72843">
        <w:tc>
          <w:tcPr>
            <w:tcW w:w="1247" w:type="dxa"/>
            <w:shd w:val="clear" w:color="auto" w:fill="D9D9D9" w:themeFill="background1" w:themeFillShade="D9"/>
          </w:tcPr>
          <w:p w14:paraId="019DC5AA" w14:textId="2EBD13F1" w:rsidR="00766842" w:rsidRPr="00F05F34" w:rsidRDefault="00766842" w:rsidP="00393C68">
            <w:pPr>
              <w:rPr>
                <w:b/>
              </w:rPr>
            </w:pPr>
            <w:r w:rsidRPr="00F05F34">
              <w:rPr>
                <w:b/>
              </w:rPr>
              <w:t>No</w:t>
            </w:r>
            <w:r w:rsidR="00005864">
              <w:rPr>
                <w:b/>
              </w:rPr>
              <w:t>.</w:t>
            </w:r>
          </w:p>
        </w:tc>
        <w:tc>
          <w:tcPr>
            <w:tcW w:w="2944" w:type="dxa"/>
            <w:shd w:val="clear" w:color="auto" w:fill="D9D9D9" w:themeFill="background1" w:themeFillShade="D9"/>
          </w:tcPr>
          <w:p w14:paraId="1CB4C07C" w14:textId="77777777" w:rsidR="00766842" w:rsidRPr="00F05F34" w:rsidRDefault="00766842" w:rsidP="00393C68">
            <w:pPr>
              <w:rPr>
                <w:b/>
              </w:rPr>
            </w:pPr>
            <w:r>
              <w:rPr>
                <w:b/>
              </w:rPr>
              <w:t>Issue Description</w:t>
            </w:r>
          </w:p>
        </w:tc>
        <w:tc>
          <w:tcPr>
            <w:tcW w:w="4005" w:type="dxa"/>
            <w:shd w:val="clear" w:color="auto" w:fill="D9D9D9" w:themeFill="background1" w:themeFillShade="D9"/>
          </w:tcPr>
          <w:p w14:paraId="5D491197" w14:textId="77777777" w:rsidR="00766842" w:rsidRDefault="00766842" w:rsidP="00393C68">
            <w:pPr>
              <w:rPr>
                <w:b/>
              </w:rPr>
            </w:pPr>
            <w:r>
              <w:rPr>
                <w:b/>
              </w:rPr>
              <w:t>Resolution Comments</w:t>
            </w:r>
          </w:p>
        </w:tc>
        <w:tc>
          <w:tcPr>
            <w:tcW w:w="3853" w:type="dxa"/>
            <w:shd w:val="clear" w:color="auto" w:fill="D9D9D9" w:themeFill="background1" w:themeFillShade="D9"/>
          </w:tcPr>
          <w:p w14:paraId="5734AA34" w14:textId="77777777" w:rsidR="00766842" w:rsidRDefault="00766842" w:rsidP="00393C68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766842" w14:paraId="2F1C4F42" w14:textId="77777777" w:rsidTr="00F72843">
        <w:tc>
          <w:tcPr>
            <w:tcW w:w="1247" w:type="dxa"/>
          </w:tcPr>
          <w:p w14:paraId="3400ECE8" w14:textId="56FA3548" w:rsidR="00766842" w:rsidRDefault="00005864" w:rsidP="00005864">
            <w:r>
              <w:t>1</w:t>
            </w:r>
          </w:p>
        </w:tc>
        <w:tc>
          <w:tcPr>
            <w:tcW w:w="2944" w:type="dxa"/>
          </w:tcPr>
          <w:p w14:paraId="228D45D1" w14:textId="74E22396" w:rsidR="00766842" w:rsidRDefault="00766842" w:rsidP="00833987"/>
        </w:tc>
        <w:tc>
          <w:tcPr>
            <w:tcW w:w="4005" w:type="dxa"/>
          </w:tcPr>
          <w:p w14:paraId="20BC2BFC" w14:textId="77777777" w:rsidR="00766842" w:rsidRPr="00CC2648" w:rsidRDefault="00766842" w:rsidP="00393C68"/>
        </w:tc>
        <w:tc>
          <w:tcPr>
            <w:tcW w:w="3853" w:type="dxa"/>
          </w:tcPr>
          <w:p w14:paraId="6DF019D7" w14:textId="6F2BAD9F" w:rsidR="00766842" w:rsidRPr="00CC2648" w:rsidRDefault="00766842" w:rsidP="00393C68"/>
        </w:tc>
      </w:tr>
    </w:tbl>
    <w:p w14:paraId="60D884AC" w14:textId="6918DF8C" w:rsidR="00005864" w:rsidRDefault="00005864" w:rsidP="00F72843">
      <w:pPr>
        <w:pStyle w:val="Heading2"/>
      </w:pPr>
      <w:bookmarkStart w:id="8" w:name="_Toc460354743"/>
      <w:r>
        <w:t>Nomenclature</w:t>
      </w:r>
      <w:bookmarkEnd w:id="8"/>
    </w:p>
    <w:tbl>
      <w:tblPr>
        <w:tblStyle w:val="TableGrid"/>
        <w:tblW w:w="12049" w:type="dxa"/>
        <w:tblInd w:w="562" w:type="dxa"/>
        <w:tblLook w:val="04A0" w:firstRow="1" w:lastRow="0" w:firstColumn="1" w:lastColumn="0" w:noHBand="0" w:noVBand="1"/>
      </w:tblPr>
      <w:tblGrid>
        <w:gridCol w:w="1560"/>
        <w:gridCol w:w="10489"/>
      </w:tblGrid>
      <w:tr w:rsidR="00005864" w14:paraId="1A6D0262" w14:textId="77777777" w:rsidTr="00F72843">
        <w:tc>
          <w:tcPr>
            <w:tcW w:w="1560" w:type="dxa"/>
            <w:shd w:val="clear" w:color="auto" w:fill="D9D9D9" w:themeFill="background1" w:themeFillShade="D9"/>
          </w:tcPr>
          <w:p w14:paraId="143552BE" w14:textId="45D38B43" w:rsidR="00005864" w:rsidRPr="00F05F34" w:rsidRDefault="00005864" w:rsidP="00402BF1">
            <w:pPr>
              <w:rPr>
                <w:b/>
              </w:rPr>
            </w:pPr>
            <w:r>
              <w:rPr>
                <w:b/>
              </w:rPr>
              <w:t>Term</w:t>
            </w:r>
          </w:p>
        </w:tc>
        <w:tc>
          <w:tcPr>
            <w:tcW w:w="10489" w:type="dxa"/>
            <w:shd w:val="clear" w:color="auto" w:fill="D9D9D9" w:themeFill="background1" w:themeFillShade="D9"/>
          </w:tcPr>
          <w:p w14:paraId="5CB404E2" w14:textId="22E46574" w:rsidR="00005864" w:rsidRDefault="00005864" w:rsidP="00402BF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E1350" w14:paraId="7FB211AC" w14:textId="77777777" w:rsidTr="00F72843">
        <w:tc>
          <w:tcPr>
            <w:tcW w:w="1560" w:type="dxa"/>
          </w:tcPr>
          <w:p w14:paraId="7E734871" w14:textId="3D397596" w:rsidR="001E1350" w:rsidRDefault="001E1350" w:rsidP="00402BF1">
            <w:r>
              <w:t>OMS</w:t>
            </w:r>
          </w:p>
        </w:tc>
        <w:tc>
          <w:tcPr>
            <w:tcW w:w="10489" w:type="dxa"/>
          </w:tcPr>
          <w:p w14:paraId="27AF007A" w14:textId="29FB0EA9" w:rsidR="001E1350" w:rsidRDefault="001E1350" w:rsidP="00402BF1">
            <w:r>
              <w:t>IBM Order Management System</w:t>
            </w:r>
          </w:p>
        </w:tc>
      </w:tr>
      <w:tr w:rsidR="00005864" w14:paraId="7AEBE335" w14:textId="77777777" w:rsidTr="00F72843">
        <w:tc>
          <w:tcPr>
            <w:tcW w:w="1560" w:type="dxa"/>
          </w:tcPr>
          <w:p w14:paraId="400F9F8C" w14:textId="16E7B98F" w:rsidR="00005864" w:rsidRDefault="00431F72" w:rsidP="00402BF1">
            <w:r>
              <w:t>OOB</w:t>
            </w:r>
          </w:p>
        </w:tc>
        <w:tc>
          <w:tcPr>
            <w:tcW w:w="10489" w:type="dxa"/>
          </w:tcPr>
          <w:p w14:paraId="326893BA" w14:textId="1CA60B36" w:rsidR="00005864" w:rsidRPr="00CC2648" w:rsidRDefault="00431F72" w:rsidP="00402BF1">
            <w:r>
              <w:t>Out of The Box</w:t>
            </w:r>
          </w:p>
        </w:tc>
      </w:tr>
    </w:tbl>
    <w:p w14:paraId="33A897EE" w14:textId="5C192D73" w:rsidR="00B86FD5" w:rsidRDefault="00B86FD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E9EC4D0" w14:textId="50E63098" w:rsidR="00A511AD" w:rsidRDefault="00A511AD" w:rsidP="00F72843">
      <w:pPr>
        <w:pStyle w:val="Heading1"/>
      </w:pPr>
      <w:bookmarkStart w:id="9" w:name="_Toc460354744"/>
      <w:bookmarkEnd w:id="7"/>
      <w:r>
        <w:lastRenderedPageBreak/>
        <w:t>DESIGN OVERVIEW</w:t>
      </w:r>
      <w:bookmarkEnd w:id="9"/>
    </w:p>
    <w:p w14:paraId="5964AF14" w14:textId="77777777" w:rsidR="00A511AD" w:rsidRDefault="00A511AD" w:rsidP="00A511AD"/>
    <w:p w14:paraId="2FF489CD" w14:textId="4FD59BD3" w:rsidR="00A511AD" w:rsidRDefault="00A511AD" w:rsidP="00F72843">
      <w:pPr>
        <w:pStyle w:val="Heading2"/>
      </w:pPr>
      <w:bookmarkStart w:id="10" w:name="_Toc460354745"/>
      <w:r>
        <w:t>Approach</w:t>
      </w:r>
      <w:bookmarkEnd w:id="10"/>
    </w:p>
    <w:p w14:paraId="1BDCF729" w14:textId="7B6A1499" w:rsidR="002B5F2F" w:rsidRDefault="002B5F2F" w:rsidP="002B5F2F">
      <w:pPr>
        <w:ind w:left="576"/>
        <w:rPr>
          <w:rFonts w:cs="Tahoma"/>
        </w:rPr>
      </w:pPr>
      <w:r w:rsidRPr="00E24AFB">
        <w:rPr>
          <w:rFonts w:cs="Tahoma"/>
        </w:rPr>
        <w:t>Once OMS receives the ship confirmation message, OMS will generate an invoice for the shipped items and a request will be generated to process a settlement/capture for the value of the shipped goods.  Existing authorization will be used to make settlement requests. In case of credit/debit card payment method, same authorization ID will be used for multiple settlement requests on a multi shipment order</w:t>
      </w:r>
      <w:r>
        <w:rPr>
          <w:rFonts w:cs="Tahoma"/>
        </w:rPr>
        <w:t xml:space="preserve">. </w:t>
      </w:r>
    </w:p>
    <w:p w14:paraId="0B7D16ED" w14:textId="2FA52174" w:rsidR="002B5F2F" w:rsidRDefault="002B5F2F" w:rsidP="002B5F2F">
      <w:pPr>
        <w:ind w:left="180" w:firstLine="396"/>
        <w:rPr>
          <w:rFonts w:cs="Tahoma"/>
        </w:rPr>
      </w:pPr>
      <w:r w:rsidRPr="00E24AFB">
        <w:rPr>
          <w:rFonts w:cs="Tahoma"/>
        </w:rPr>
        <w:t>OMS may initiate multiple settlement requests if the order gets shipped at different points in time.</w:t>
      </w:r>
      <w:r>
        <w:rPr>
          <w:rFonts w:cs="Tahoma"/>
        </w:rPr>
        <w:t xml:space="preserve"> </w:t>
      </w:r>
    </w:p>
    <w:p w14:paraId="6B6AA3E7" w14:textId="6D0119F5" w:rsidR="002B5F2F" w:rsidRDefault="002B5F2F" w:rsidP="002B5F2F">
      <w:pPr>
        <w:ind w:left="576"/>
        <w:rPr>
          <w:rFonts w:cs="Tahoma"/>
        </w:rPr>
      </w:pPr>
      <w:r>
        <w:rPr>
          <w:rFonts w:cs="Tahoma"/>
        </w:rPr>
        <w:t>OMS will initiate one settlement call per payment type if an order has multiple payment methods and the settlement for an invoice is to be charged on multiple payment methods.</w:t>
      </w:r>
    </w:p>
    <w:p w14:paraId="751EB499" w14:textId="77777777" w:rsidR="002B5F2F" w:rsidRDefault="002B5F2F" w:rsidP="002B5F2F">
      <w:pPr>
        <w:ind w:left="180" w:firstLine="396"/>
        <w:rPr>
          <w:rFonts w:cs="Tahoma"/>
        </w:rPr>
      </w:pPr>
      <w:r>
        <w:rPr>
          <w:rFonts w:cs="Tahoma"/>
        </w:rPr>
        <w:t>Settlement on an order that has multiple payment methods will follow a charge sequence as defined in the below table:</w:t>
      </w:r>
    </w:p>
    <w:tbl>
      <w:tblPr>
        <w:tblW w:w="1026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0"/>
        <w:gridCol w:w="810"/>
        <w:gridCol w:w="1530"/>
        <w:gridCol w:w="1440"/>
        <w:gridCol w:w="4590"/>
      </w:tblGrid>
      <w:tr w:rsidR="002B5F2F" w:rsidRPr="00E24AFB" w14:paraId="760BC0E1" w14:textId="77777777" w:rsidTr="002B5F2F">
        <w:tc>
          <w:tcPr>
            <w:tcW w:w="2700" w:type="dxa"/>
            <w:gridSpan w:val="2"/>
            <w:shd w:val="clear" w:color="auto" w:fill="000080"/>
          </w:tcPr>
          <w:p w14:paraId="36035023" w14:textId="77777777" w:rsidR="002B5F2F" w:rsidRPr="00E24AFB" w:rsidRDefault="002B5F2F" w:rsidP="002B5F2F">
            <w:pPr>
              <w:rPr>
                <w:rFonts w:cs="Tahoma"/>
                <w:b/>
                <w:color w:val="FFFFFF"/>
              </w:rPr>
            </w:pPr>
            <w:r w:rsidRPr="00E24AFB">
              <w:rPr>
                <w:rFonts w:cs="Tahoma"/>
                <w:b/>
                <w:color w:val="FFFFFF"/>
              </w:rPr>
              <w:t>Payment Type</w:t>
            </w:r>
          </w:p>
        </w:tc>
        <w:tc>
          <w:tcPr>
            <w:tcW w:w="1530" w:type="dxa"/>
            <w:shd w:val="clear" w:color="auto" w:fill="000080"/>
          </w:tcPr>
          <w:p w14:paraId="3826209D" w14:textId="77777777" w:rsidR="002B5F2F" w:rsidRPr="00E24AFB" w:rsidRDefault="002B5F2F" w:rsidP="002B5F2F">
            <w:pPr>
              <w:rPr>
                <w:rFonts w:cs="Tahoma"/>
                <w:b/>
                <w:color w:val="FFFFFF"/>
              </w:rPr>
            </w:pPr>
            <w:r w:rsidRPr="00E24AFB">
              <w:rPr>
                <w:rFonts w:cs="Tahoma"/>
                <w:b/>
                <w:color w:val="FFFFFF"/>
              </w:rPr>
              <w:t>Payment Type Group</w:t>
            </w:r>
          </w:p>
        </w:tc>
        <w:tc>
          <w:tcPr>
            <w:tcW w:w="1440" w:type="dxa"/>
            <w:shd w:val="clear" w:color="auto" w:fill="000080"/>
          </w:tcPr>
          <w:p w14:paraId="29BDEEF8" w14:textId="77777777" w:rsidR="002B5F2F" w:rsidRPr="00E24AFB" w:rsidRDefault="002B5F2F" w:rsidP="002B5F2F">
            <w:pPr>
              <w:rPr>
                <w:rFonts w:cs="Tahoma"/>
                <w:b/>
                <w:color w:val="FFFFFF"/>
              </w:rPr>
            </w:pPr>
            <w:r w:rsidRPr="00E24AFB">
              <w:rPr>
                <w:rFonts w:cs="Tahoma"/>
                <w:b/>
                <w:color w:val="FFFFFF"/>
              </w:rPr>
              <w:t xml:space="preserve">Charge </w:t>
            </w:r>
            <w:proofErr w:type="spellStart"/>
            <w:r w:rsidRPr="00E24AFB">
              <w:rPr>
                <w:rFonts w:cs="Tahoma"/>
                <w:b/>
                <w:color w:val="FFFFFF"/>
              </w:rPr>
              <w:t>Seq</w:t>
            </w:r>
            <w:proofErr w:type="spellEnd"/>
          </w:p>
        </w:tc>
        <w:tc>
          <w:tcPr>
            <w:tcW w:w="4590" w:type="dxa"/>
            <w:shd w:val="clear" w:color="auto" w:fill="000080"/>
          </w:tcPr>
          <w:p w14:paraId="768561F4" w14:textId="77777777" w:rsidR="002B5F2F" w:rsidRPr="00E24AFB" w:rsidRDefault="002B5F2F" w:rsidP="002B5F2F">
            <w:pPr>
              <w:rPr>
                <w:rFonts w:cs="Tahoma"/>
                <w:b/>
                <w:color w:val="FFFFFF"/>
              </w:rPr>
            </w:pPr>
            <w:r w:rsidRPr="00E24AFB">
              <w:rPr>
                <w:rFonts w:cs="Tahoma"/>
                <w:b/>
                <w:color w:val="FFFFFF"/>
              </w:rPr>
              <w:t>Max charge limit</w:t>
            </w:r>
          </w:p>
        </w:tc>
      </w:tr>
      <w:tr w:rsidR="002B5F2F" w:rsidRPr="00E24AFB" w14:paraId="35B7051B" w14:textId="77777777" w:rsidTr="002B5F2F">
        <w:tc>
          <w:tcPr>
            <w:tcW w:w="1890" w:type="dxa"/>
            <w:shd w:val="clear" w:color="auto" w:fill="auto"/>
            <w:vAlign w:val="bottom"/>
          </w:tcPr>
          <w:p w14:paraId="3BF35FAA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Gift Card</w:t>
            </w:r>
          </w:p>
        </w:tc>
        <w:tc>
          <w:tcPr>
            <w:tcW w:w="2340" w:type="dxa"/>
            <w:gridSpan w:val="2"/>
            <w:shd w:val="clear" w:color="auto" w:fill="auto"/>
            <w:vAlign w:val="bottom"/>
          </w:tcPr>
          <w:p w14:paraId="02A9D434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Store value card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483E8164" w14:textId="77777777" w:rsidR="002B5F2F" w:rsidRPr="00E24AFB" w:rsidRDefault="002B5F2F" w:rsidP="002B5F2F">
            <w:pPr>
              <w:jc w:val="right"/>
              <w:rPr>
                <w:rFonts w:cs="Tahoma"/>
              </w:rPr>
            </w:pPr>
            <w:r w:rsidRPr="00E24AFB">
              <w:rPr>
                <w:rFonts w:cs="Tahoma"/>
              </w:rPr>
              <w:t>2</w:t>
            </w:r>
          </w:p>
        </w:tc>
        <w:tc>
          <w:tcPr>
            <w:tcW w:w="4590" w:type="dxa"/>
            <w:shd w:val="clear" w:color="auto" w:fill="auto"/>
          </w:tcPr>
          <w:p w14:paraId="20F6C382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Up to available balance.</w:t>
            </w:r>
          </w:p>
        </w:tc>
      </w:tr>
      <w:tr w:rsidR="002B5F2F" w:rsidRPr="00E24AFB" w14:paraId="51225565" w14:textId="77777777" w:rsidTr="002B5F2F">
        <w:tc>
          <w:tcPr>
            <w:tcW w:w="1890" w:type="dxa"/>
            <w:shd w:val="clear" w:color="auto" w:fill="auto"/>
            <w:vAlign w:val="bottom"/>
          </w:tcPr>
          <w:p w14:paraId="494B9D19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Gift Certificate</w:t>
            </w:r>
          </w:p>
        </w:tc>
        <w:tc>
          <w:tcPr>
            <w:tcW w:w="2340" w:type="dxa"/>
            <w:gridSpan w:val="2"/>
            <w:shd w:val="clear" w:color="auto" w:fill="auto"/>
            <w:vAlign w:val="bottom"/>
          </w:tcPr>
          <w:p w14:paraId="74D69C13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Store value card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682E767E" w14:textId="77777777" w:rsidR="002B5F2F" w:rsidRPr="00E24AFB" w:rsidRDefault="002B5F2F" w:rsidP="002B5F2F">
            <w:pPr>
              <w:jc w:val="right"/>
              <w:rPr>
                <w:rFonts w:cs="Tahoma"/>
              </w:rPr>
            </w:pPr>
            <w:r w:rsidRPr="00E24AFB">
              <w:rPr>
                <w:rFonts w:cs="Tahoma"/>
              </w:rPr>
              <w:t>2</w:t>
            </w:r>
          </w:p>
        </w:tc>
        <w:tc>
          <w:tcPr>
            <w:tcW w:w="4590" w:type="dxa"/>
            <w:shd w:val="clear" w:color="auto" w:fill="auto"/>
          </w:tcPr>
          <w:p w14:paraId="5984A7B3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Up to available balance.</w:t>
            </w:r>
          </w:p>
        </w:tc>
      </w:tr>
      <w:tr w:rsidR="002B5F2F" w:rsidRPr="00E24AFB" w14:paraId="7463B59D" w14:textId="77777777" w:rsidTr="002B5F2F">
        <w:tc>
          <w:tcPr>
            <w:tcW w:w="1890" w:type="dxa"/>
            <w:shd w:val="clear" w:color="auto" w:fill="auto"/>
            <w:vAlign w:val="bottom"/>
          </w:tcPr>
          <w:p w14:paraId="2D32D597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Credit/Debit Cards (Visa, Master, Amex, Discover)</w:t>
            </w:r>
          </w:p>
        </w:tc>
        <w:tc>
          <w:tcPr>
            <w:tcW w:w="2340" w:type="dxa"/>
            <w:gridSpan w:val="2"/>
            <w:shd w:val="clear" w:color="auto" w:fill="auto"/>
            <w:vAlign w:val="bottom"/>
          </w:tcPr>
          <w:p w14:paraId="1238C9CA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Credit card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27A20C3F" w14:textId="77777777" w:rsidR="002B5F2F" w:rsidRPr="00E24AFB" w:rsidRDefault="002B5F2F" w:rsidP="002B5F2F">
            <w:pPr>
              <w:jc w:val="right"/>
              <w:rPr>
                <w:rFonts w:cs="Tahoma"/>
              </w:rPr>
            </w:pPr>
            <w:r w:rsidRPr="00E24AFB">
              <w:rPr>
                <w:rFonts w:cs="Tahoma"/>
              </w:rPr>
              <w:t>3</w:t>
            </w:r>
          </w:p>
        </w:tc>
        <w:tc>
          <w:tcPr>
            <w:tcW w:w="4590" w:type="dxa"/>
            <w:shd w:val="clear" w:color="auto" w:fill="auto"/>
          </w:tcPr>
          <w:p w14:paraId="0EBC99C4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Max charge limit is not set.</w:t>
            </w:r>
          </w:p>
        </w:tc>
      </w:tr>
      <w:tr w:rsidR="002B5F2F" w:rsidRPr="00E24AFB" w14:paraId="0D58556F" w14:textId="77777777" w:rsidTr="002B5F2F">
        <w:tc>
          <w:tcPr>
            <w:tcW w:w="1890" w:type="dxa"/>
            <w:shd w:val="clear" w:color="auto" w:fill="auto"/>
            <w:vAlign w:val="bottom"/>
          </w:tcPr>
          <w:p w14:paraId="303B37D4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PayPal</w:t>
            </w:r>
          </w:p>
        </w:tc>
        <w:tc>
          <w:tcPr>
            <w:tcW w:w="2340" w:type="dxa"/>
            <w:gridSpan w:val="2"/>
            <w:shd w:val="clear" w:color="auto" w:fill="auto"/>
            <w:vAlign w:val="bottom"/>
          </w:tcPr>
          <w:p w14:paraId="6AD99A27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Others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38FBB7B7" w14:textId="77777777" w:rsidR="002B5F2F" w:rsidRPr="00E24AFB" w:rsidRDefault="002B5F2F" w:rsidP="002B5F2F">
            <w:pPr>
              <w:jc w:val="right"/>
              <w:rPr>
                <w:rFonts w:cs="Tahoma"/>
              </w:rPr>
            </w:pPr>
            <w:r w:rsidRPr="00E24AFB">
              <w:rPr>
                <w:rFonts w:cs="Tahoma"/>
              </w:rPr>
              <w:t>4</w:t>
            </w:r>
          </w:p>
        </w:tc>
        <w:tc>
          <w:tcPr>
            <w:tcW w:w="4590" w:type="dxa"/>
            <w:shd w:val="clear" w:color="auto" w:fill="auto"/>
          </w:tcPr>
          <w:p w14:paraId="2BC3B08A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Max charge limit set at time of order capture</w:t>
            </w:r>
          </w:p>
        </w:tc>
      </w:tr>
      <w:tr w:rsidR="002B5F2F" w:rsidRPr="00E24AFB" w14:paraId="14784687" w14:textId="77777777" w:rsidTr="002B5F2F">
        <w:tc>
          <w:tcPr>
            <w:tcW w:w="1890" w:type="dxa"/>
            <w:shd w:val="clear" w:color="auto" w:fill="auto"/>
            <w:vAlign w:val="bottom"/>
          </w:tcPr>
          <w:p w14:paraId="10D238C0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Account Balance</w:t>
            </w:r>
          </w:p>
        </w:tc>
        <w:tc>
          <w:tcPr>
            <w:tcW w:w="2340" w:type="dxa"/>
            <w:gridSpan w:val="2"/>
            <w:shd w:val="clear" w:color="auto" w:fill="auto"/>
            <w:vAlign w:val="bottom"/>
          </w:tcPr>
          <w:p w14:paraId="6BD7E4C8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Store value card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5470ADFD" w14:textId="77777777" w:rsidR="002B5F2F" w:rsidRPr="00E24AFB" w:rsidRDefault="002B5F2F" w:rsidP="002B5F2F">
            <w:pPr>
              <w:jc w:val="right"/>
              <w:rPr>
                <w:rFonts w:cs="Tahoma"/>
              </w:rPr>
            </w:pPr>
            <w:r w:rsidRPr="00E24AFB">
              <w:rPr>
                <w:rFonts w:cs="Tahoma"/>
              </w:rPr>
              <w:t>1</w:t>
            </w:r>
          </w:p>
        </w:tc>
        <w:tc>
          <w:tcPr>
            <w:tcW w:w="4590" w:type="dxa"/>
            <w:shd w:val="clear" w:color="auto" w:fill="auto"/>
          </w:tcPr>
          <w:p w14:paraId="01CF9AF4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Up to available balance.</w:t>
            </w:r>
          </w:p>
        </w:tc>
      </w:tr>
    </w:tbl>
    <w:p w14:paraId="65367240" w14:textId="77777777" w:rsidR="002B5F2F" w:rsidRPr="00E24AFB" w:rsidRDefault="002B5F2F" w:rsidP="002B5F2F">
      <w:pPr>
        <w:rPr>
          <w:rFonts w:cs="Tahoma"/>
        </w:rPr>
      </w:pPr>
    </w:p>
    <w:p w14:paraId="74C9DD7C" w14:textId="77777777" w:rsidR="002B5F2F" w:rsidRPr="00E24AFB" w:rsidRDefault="002B5F2F" w:rsidP="002B5F2F">
      <w:pPr>
        <w:ind w:left="180" w:firstLine="360"/>
        <w:rPr>
          <w:rFonts w:cs="Tahoma"/>
        </w:rPr>
      </w:pPr>
      <w:r w:rsidRPr="00E24AFB">
        <w:rPr>
          <w:rFonts w:cs="Tahoma"/>
        </w:rPr>
        <w:t>If OMS is not able to process a capture/settlement request due to a hard decline from the payment processor it will do the following</w:t>
      </w:r>
    </w:p>
    <w:p w14:paraId="7F42CEE3" w14:textId="77777777" w:rsidR="002B5F2F" w:rsidRPr="003763B0" w:rsidRDefault="002B5F2F" w:rsidP="00830961">
      <w:pPr>
        <w:pStyle w:val="ListParagraph"/>
        <w:numPr>
          <w:ilvl w:val="0"/>
          <w:numId w:val="4"/>
        </w:numPr>
        <w:spacing w:after="0" w:line="240" w:lineRule="auto"/>
        <w:rPr>
          <w:rFonts w:cs="Tahoma"/>
        </w:rPr>
      </w:pPr>
      <w:r w:rsidRPr="003763B0">
        <w:rPr>
          <w:rFonts w:cs="Tahoma"/>
        </w:rPr>
        <w:lastRenderedPageBreak/>
        <w:t xml:space="preserve">The payment status will move to </w:t>
      </w:r>
      <w:r>
        <w:rPr>
          <w:rFonts w:cs="Tahoma"/>
        </w:rPr>
        <w:t>‘</w:t>
      </w:r>
      <w:proofErr w:type="spellStart"/>
      <w:r w:rsidRPr="003763B0">
        <w:rPr>
          <w:rFonts w:cs="Tahoma"/>
        </w:rPr>
        <w:t>await_pay_info</w:t>
      </w:r>
      <w:proofErr w:type="spellEnd"/>
      <w:r>
        <w:rPr>
          <w:rFonts w:cs="Tahoma"/>
        </w:rPr>
        <w:t>’</w:t>
      </w:r>
      <w:r w:rsidRPr="003763B0">
        <w:rPr>
          <w:rFonts w:cs="Tahoma"/>
        </w:rPr>
        <w:t xml:space="preserve"> and </w:t>
      </w:r>
      <w:r>
        <w:rPr>
          <w:rFonts w:cs="Tahoma"/>
        </w:rPr>
        <w:t>th</w:t>
      </w:r>
      <w:r w:rsidRPr="003763B0">
        <w:rPr>
          <w:rFonts w:cs="Tahoma"/>
        </w:rPr>
        <w:t>e payment method will be suspended for both charge and authorization in OMS</w:t>
      </w:r>
    </w:p>
    <w:p w14:paraId="4107C995" w14:textId="77777777" w:rsidR="002B5F2F" w:rsidRPr="003763B0" w:rsidRDefault="002B5F2F" w:rsidP="00830961">
      <w:pPr>
        <w:pStyle w:val="ListParagraph"/>
        <w:numPr>
          <w:ilvl w:val="0"/>
          <w:numId w:val="4"/>
        </w:numPr>
        <w:spacing w:after="0" w:line="240" w:lineRule="auto"/>
        <w:rPr>
          <w:rFonts w:cs="Tahoma"/>
        </w:rPr>
      </w:pPr>
      <w:r w:rsidRPr="003763B0">
        <w:rPr>
          <w:rFonts w:cs="Tahoma"/>
        </w:rPr>
        <w:t>An alert will be raised and assigned to the respective queue.</w:t>
      </w:r>
    </w:p>
    <w:p w14:paraId="62CD415A" w14:textId="77777777" w:rsidR="002B5F2F" w:rsidRPr="00E24AFB" w:rsidRDefault="002B5F2F" w:rsidP="002B5F2F">
      <w:pPr>
        <w:ind w:left="180"/>
        <w:rPr>
          <w:rFonts w:cs="Tahoma"/>
        </w:rPr>
      </w:pPr>
    </w:p>
    <w:p w14:paraId="77510CEF" w14:textId="77777777" w:rsidR="002B5F2F" w:rsidRPr="00E24AFB" w:rsidRDefault="002B5F2F" w:rsidP="002B5F2F">
      <w:pPr>
        <w:ind w:left="180" w:firstLine="360"/>
        <w:rPr>
          <w:rFonts w:cs="Tahoma"/>
        </w:rPr>
      </w:pPr>
      <w:r w:rsidRPr="00E24AFB">
        <w:rPr>
          <w:rFonts w:cs="Tahoma"/>
        </w:rPr>
        <w:t>CSR will need to review the order and reach out to customer to acquire a new payment method through the call center application.</w:t>
      </w:r>
    </w:p>
    <w:p w14:paraId="09537A6A" w14:textId="14A805A7" w:rsidR="001E1350" w:rsidRDefault="001E1350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0CED9231" w14:textId="469E8136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49CFDFB0" w14:textId="22A00220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6F7E4E01" w14:textId="421D6734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7D0D18CB" w14:textId="3DCD02B8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7CEE11A0" w14:textId="5A1ACE46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51684372" w14:textId="2719E00C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26B4FCC2" w14:textId="367C5048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5A2097F9" w14:textId="03C40116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116A678F" w14:textId="7342C3DE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636105F8" w14:textId="2CB33EE6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7380C87B" w14:textId="52F744CA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7316E188" w14:textId="5C966AC3" w:rsidR="00362011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118AB31A" w14:textId="77777777" w:rsidR="00362011" w:rsidRPr="001E1350" w:rsidRDefault="00362011" w:rsidP="001E1350">
      <w:pPr>
        <w:ind w:left="576"/>
        <w:rPr>
          <w:rFonts w:ascii="Tahoma" w:eastAsia="Times New Roman" w:hAnsi="Tahoma" w:cs="Times New Roman"/>
          <w:b/>
          <w:sz w:val="20"/>
          <w:szCs w:val="20"/>
        </w:rPr>
      </w:pPr>
    </w:p>
    <w:p w14:paraId="2ECCF55B" w14:textId="7CA1135A" w:rsidR="00F72843" w:rsidRPr="00362011" w:rsidRDefault="00F72843" w:rsidP="00362011">
      <w:pPr>
        <w:pStyle w:val="Heading2"/>
      </w:pPr>
      <w:bookmarkStart w:id="11" w:name="_Toc460354746"/>
      <w:r>
        <w:lastRenderedPageBreak/>
        <w:t>Process Diagram</w:t>
      </w:r>
      <w:bookmarkEnd w:id="11"/>
    </w:p>
    <w:p w14:paraId="052107B8" w14:textId="0D8FD61D" w:rsidR="00362011" w:rsidRPr="003845AF" w:rsidRDefault="002B5F2F" w:rsidP="00F72843">
      <w:pPr>
        <w:ind w:left="576"/>
        <w:rPr>
          <w:i/>
        </w:rPr>
      </w:pPr>
      <w:ins w:id="12" w:author="Sai Tatineni" w:date="2016-05-11T17:39:00Z">
        <w:r>
          <w:rPr>
            <w:noProof/>
          </w:rPr>
          <w:drawing>
            <wp:inline distT="0" distB="0" distL="0" distR="0" wp14:anchorId="6215C8CF" wp14:editId="78C5A8D4">
              <wp:extent cx="5943600" cy="4542790"/>
              <wp:effectExtent l="152400" t="152400" r="361950" b="35306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ayment Processing.JP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542790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</w:p>
    <w:p w14:paraId="44310892" w14:textId="77777777" w:rsidR="00A511AD" w:rsidRDefault="00A511A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1D1870C9" w14:textId="7EA0C987" w:rsidR="007E45D6" w:rsidRDefault="002B5F2F" w:rsidP="00A511AD">
      <w:pPr>
        <w:pStyle w:val="Heading1"/>
      </w:pPr>
      <w:r>
        <w:lastRenderedPageBreak/>
        <w:t>Impact Components</w:t>
      </w:r>
    </w:p>
    <w:p w14:paraId="70028F7A" w14:textId="77777777" w:rsidR="002B5F2F" w:rsidRDefault="002B5F2F" w:rsidP="002B5F2F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bookmarkStart w:id="13" w:name="_Toc450752157"/>
      <w:r>
        <w:t>‘</w:t>
      </w:r>
      <w:proofErr w:type="spellStart"/>
      <w:r>
        <w:t>Payment_Collection</w:t>
      </w:r>
      <w:proofErr w:type="spellEnd"/>
      <w:r>
        <w:t>’ Transaction</w:t>
      </w:r>
      <w:bookmarkEnd w:id="13"/>
    </w:p>
    <w:p w14:paraId="2D473142" w14:textId="3831AFA4" w:rsidR="002B5F2F" w:rsidRPr="00782215" w:rsidRDefault="002B5F2F" w:rsidP="00782215">
      <w:pPr>
        <w:pStyle w:val="ListParagraph"/>
        <w:numPr>
          <w:ilvl w:val="0"/>
          <w:numId w:val="5"/>
        </w:numPr>
        <w:spacing w:after="0" w:line="240" w:lineRule="auto"/>
        <w:rPr>
          <w:rFonts w:cs="Tahoma"/>
        </w:rPr>
      </w:pPr>
      <w:r w:rsidRPr="00A946EB">
        <w:rPr>
          <w:rFonts w:cs="Tahoma"/>
        </w:rPr>
        <w:t>This transaction will be set to run on ‘</w:t>
      </w:r>
      <w:proofErr w:type="spellStart"/>
      <w:r w:rsidR="00782215" w:rsidRPr="00782215">
        <w:rPr>
          <w:rFonts w:cs="Tahoma"/>
          <w:b/>
        </w:rPr>
        <w:t>OMXPaymentSettlementIntegServer</w:t>
      </w:r>
      <w:proofErr w:type="spellEnd"/>
      <w:r w:rsidRPr="00782215">
        <w:rPr>
          <w:rFonts w:cs="Tahoma"/>
          <w:b/>
        </w:rPr>
        <w:t>’</w:t>
      </w:r>
      <w:r w:rsidRPr="00782215">
        <w:rPr>
          <w:rFonts w:cs="Tahoma"/>
        </w:rPr>
        <w:t xml:space="preserve">. This transaction will create charge requests for all the charges on a </w:t>
      </w:r>
      <w:proofErr w:type="gramStart"/>
      <w:r w:rsidRPr="00782215">
        <w:rPr>
          <w:rFonts w:cs="Tahoma"/>
        </w:rPr>
        <w:t>particular order</w:t>
      </w:r>
      <w:proofErr w:type="gramEnd"/>
      <w:r w:rsidRPr="00782215">
        <w:rPr>
          <w:rFonts w:cs="Tahoma"/>
        </w:rPr>
        <w:t>.</w:t>
      </w:r>
    </w:p>
    <w:p w14:paraId="1F398739" w14:textId="77777777" w:rsidR="002B5F2F" w:rsidRDefault="002B5F2F" w:rsidP="002B5F2F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bookmarkStart w:id="14" w:name="_Toc450752158"/>
      <w:r>
        <w:t>‘</w:t>
      </w:r>
      <w:proofErr w:type="spellStart"/>
      <w:r>
        <w:t>Payment_Execution</w:t>
      </w:r>
      <w:proofErr w:type="spellEnd"/>
      <w:r>
        <w:t>’ Transaction</w:t>
      </w:r>
      <w:bookmarkEnd w:id="14"/>
    </w:p>
    <w:p w14:paraId="7D054BCD" w14:textId="782C269E" w:rsidR="002B5F2F" w:rsidRPr="00782215" w:rsidRDefault="002B5F2F" w:rsidP="00782215">
      <w:pPr>
        <w:pStyle w:val="ListParagraph"/>
        <w:numPr>
          <w:ilvl w:val="0"/>
          <w:numId w:val="5"/>
        </w:numPr>
        <w:spacing w:after="0" w:line="240" w:lineRule="auto"/>
        <w:rPr>
          <w:rFonts w:cs="Tahoma"/>
        </w:rPr>
      </w:pPr>
      <w:r w:rsidRPr="00E24AFB">
        <w:rPr>
          <w:rFonts w:cs="Tahoma"/>
        </w:rPr>
        <w:t>This transaction will be set to run on ‘</w:t>
      </w:r>
      <w:proofErr w:type="spellStart"/>
      <w:r w:rsidR="00782215" w:rsidRPr="00782215">
        <w:rPr>
          <w:rFonts w:cs="Tahoma"/>
          <w:b/>
        </w:rPr>
        <w:t>OMXPaymentSettlementIntegServer</w:t>
      </w:r>
      <w:proofErr w:type="spellEnd"/>
      <w:r w:rsidRPr="00782215">
        <w:rPr>
          <w:rFonts w:cs="Tahoma"/>
        </w:rPr>
        <w:t xml:space="preserve">’. This transaction will execute and settle all the open charges of a </w:t>
      </w:r>
      <w:proofErr w:type="gramStart"/>
      <w:r w:rsidRPr="00782215">
        <w:rPr>
          <w:rFonts w:cs="Tahoma"/>
        </w:rPr>
        <w:t>particular order</w:t>
      </w:r>
      <w:proofErr w:type="gramEnd"/>
      <w:r w:rsidRPr="00782215">
        <w:rPr>
          <w:rFonts w:cs="Tahoma"/>
        </w:rPr>
        <w:t xml:space="preserve">. </w:t>
      </w:r>
    </w:p>
    <w:p w14:paraId="4F39FD38" w14:textId="77777777" w:rsidR="002B5F2F" w:rsidRDefault="002B5F2F" w:rsidP="00830961">
      <w:pPr>
        <w:pStyle w:val="ListParagraph"/>
        <w:numPr>
          <w:ilvl w:val="0"/>
          <w:numId w:val="5"/>
        </w:numPr>
        <w:spacing w:after="0" w:line="240" w:lineRule="auto"/>
        <w:rPr>
          <w:rFonts w:cs="Tahoma"/>
        </w:rPr>
      </w:pPr>
      <w:r>
        <w:t>‘</w:t>
      </w:r>
      <w:proofErr w:type="spellStart"/>
      <w:r w:rsidRPr="00E97290">
        <w:rPr>
          <w:rFonts w:cs="Tahoma"/>
          <w:b/>
        </w:rPr>
        <w:t>YFSCollectionCreditCardUE</w:t>
      </w:r>
      <w:proofErr w:type="spellEnd"/>
      <w:r w:rsidRPr="00E97290">
        <w:rPr>
          <w:rFonts w:cs="Tahoma"/>
          <w:b/>
        </w:rPr>
        <w:t>’</w:t>
      </w:r>
      <w:r>
        <w:rPr>
          <w:rFonts w:cs="Tahoma"/>
        </w:rPr>
        <w:t xml:space="preserve"> on this transaction will be implemented to settle the charges on credit/debit card payment methods.</w:t>
      </w:r>
    </w:p>
    <w:p w14:paraId="1FB1A2E9" w14:textId="6456AC9D" w:rsidR="00144B92" w:rsidRPr="00375C8F" w:rsidRDefault="00144B92" w:rsidP="00144B92">
      <w:pPr>
        <w:pStyle w:val="ListParagraph"/>
        <w:numPr>
          <w:ilvl w:val="1"/>
          <w:numId w:val="5"/>
        </w:numPr>
        <w:spacing w:after="0" w:line="240" w:lineRule="auto"/>
        <w:rPr>
          <w:rFonts w:cs="Tahoma"/>
        </w:rPr>
      </w:pPr>
      <w:r>
        <w:rPr>
          <w:rFonts w:cs="Tahoma"/>
        </w:rPr>
        <w:t>This user exit will be implemented</w:t>
      </w:r>
      <w:r w:rsidRPr="00375C8F">
        <w:rPr>
          <w:rFonts w:cs="Tahoma"/>
        </w:rPr>
        <w:t xml:space="preserve"> as a java class </w:t>
      </w:r>
      <w:proofErr w:type="gramStart"/>
      <w:r w:rsidR="00A6200F" w:rsidRPr="00A6200F">
        <w:rPr>
          <w:rFonts w:cs="Tahoma"/>
          <w:b/>
        </w:rPr>
        <w:t>com.laboms</w:t>
      </w:r>
      <w:proofErr w:type="gramEnd"/>
      <w:r w:rsidR="00A6200F" w:rsidRPr="00A6200F">
        <w:rPr>
          <w:rFonts w:cs="Tahoma"/>
          <w:b/>
        </w:rPr>
        <w:t>.AssetPaymentSettlement.ue.PaymentSettlement_CollectionCreditCardUEImpl</w:t>
      </w:r>
      <w:r w:rsidR="00A6200F">
        <w:rPr>
          <w:rFonts w:cs="Tahoma"/>
        </w:rPr>
        <w:t xml:space="preserve"> </w:t>
      </w:r>
      <w:r>
        <w:rPr>
          <w:rFonts w:cs="Tahoma"/>
        </w:rPr>
        <w:t xml:space="preserve">which is an exact replica of </w:t>
      </w:r>
      <w:r w:rsidRPr="00375C8F">
        <w:rPr>
          <w:rFonts w:cs="Tahoma"/>
        </w:rPr>
        <w:t>‘</w:t>
      </w:r>
      <w:proofErr w:type="spellStart"/>
      <w:r w:rsidRPr="00DB7F1D">
        <w:rPr>
          <w:rFonts w:cs="Tahoma"/>
          <w:b/>
        </w:rPr>
        <w:t>com.yantra.pca.ycd.ue.YCDCollectionCreditCardUEImpl</w:t>
      </w:r>
      <w:proofErr w:type="spellEnd"/>
      <w:r w:rsidRPr="00375C8F">
        <w:rPr>
          <w:rFonts w:cs="Tahoma"/>
        </w:rPr>
        <w:t>’.</w:t>
      </w:r>
      <w:r w:rsidR="00A6200F">
        <w:rPr>
          <w:rFonts w:cs="Tahoma"/>
        </w:rPr>
        <w:t xml:space="preserve"> This will be used for credit/</w:t>
      </w:r>
      <w:r>
        <w:rPr>
          <w:rFonts w:cs="Tahoma"/>
        </w:rPr>
        <w:t>debit card payment methods.</w:t>
      </w:r>
    </w:p>
    <w:p w14:paraId="7CC38E5F" w14:textId="77777777" w:rsidR="00144B92" w:rsidRPr="00375C8F" w:rsidRDefault="00144B92" w:rsidP="00144B92">
      <w:pPr>
        <w:pStyle w:val="ListParagraph"/>
        <w:numPr>
          <w:ilvl w:val="1"/>
          <w:numId w:val="5"/>
        </w:numPr>
        <w:spacing w:after="0" w:line="240" w:lineRule="auto"/>
      </w:pPr>
      <w:r w:rsidRPr="00375C8F">
        <w:rPr>
          <w:rFonts w:cs="Tahoma"/>
        </w:rPr>
        <w:t>This is the OOB code that calls the proxy service ‘</w:t>
      </w:r>
      <w:r w:rsidRPr="00DB7F1D">
        <w:rPr>
          <w:rFonts w:cs="Tahoma"/>
          <w:b/>
        </w:rPr>
        <w:t>YCD_ExecuteCollectionCreditCard_Proxy_1.0</w:t>
      </w:r>
      <w:r w:rsidRPr="00375C8F">
        <w:rPr>
          <w:rFonts w:cs="Tahoma"/>
        </w:rPr>
        <w:t>’</w:t>
      </w:r>
    </w:p>
    <w:p w14:paraId="1510BE63" w14:textId="471B68FD" w:rsidR="00144B92" w:rsidRPr="00144B92" w:rsidRDefault="00144B92" w:rsidP="00144B92">
      <w:pPr>
        <w:pStyle w:val="ListParagraph"/>
        <w:numPr>
          <w:ilvl w:val="1"/>
          <w:numId w:val="5"/>
        </w:numPr>
        <w:spacing w:after="0" w:line="240" w:lineRule="auto"/>
      </w:pPr>
      <w:r>
        <w:rPr>
          <w:rFonts w:cs="Tahoma"/>
        </w:rPr>
        <w:t>This service will in turn invoke ‘</w:t>
      </w:r>
      <w:proofErr w:type="spellStart"/>
      <w:r w:rsidR="00A6200F" w:rsidRPr="00782215">
        <w:rPr>
          <w:rFonts w:cs="Tahoma"/>
          <w:b/>
        </w:rPr>
        <w:t>OMXPaymentSettlementIntegServer</w:t>
      </w:r>
      <w:proofErr w:type="spellEnd"/>
      <w:r w:rsidRPr="00E24AFB">
        <w:t>’</w:t>
      </w:r>
      <w:r>
        <w:t xml:space="preserve"> that contains the REST call to external payment service.</w:t>
      </w:r>
    </w:p>
    <w:p w14:paraId="7EB43005" w14:textId="77777777" w:rsidR="002B5F2F" w:rsidRDefault="002B5F2F" w:rsidP="00830961">
      <w:pPr>
        <w:pStyle w:val="ListParagraph"/>
        <w:numPr>
          <w:ilvl w:val="0"/>
          <w:numId w:val="5"/>
        </w:numPr>
        <w:spacing w:after="0" w:line="240" w:lineRule="auto"/>
        <w:rPr>
          <w:rFonts w:cs="Tahoma"/>
        </w:rPr>
      </w:pPr>
      <w:r>
        <w:rPr>
          <w:rFonts w:cs="Tahoma"/>
        </w:rPr>
        <w:t>‘</w:t>
      </w:r>
      <w:proofErr w:type="spellStart"/>
      <w:r w:rsidRPr="00E97290">
        <w:rPr>
          <w:rFonts w:cs="Tahoma"/>
          <w:b/>
        </w:rPr>
        <w:t>YFSCollectionStoredValueCardUE</w:t>
      </w:r>
      <w:proofErr w:type="spellEnd"/>
      <w:r w:rsidRPr="00E97290">
        <w:rPr>
          <w:rFonts w:cs="Tahoma"/>
          <w:b/>
        </w:rPr>
        <w:t>’</w:t>
      </w:r>
      <w:r>
        <w:rPr>
          <w:rFonts w:cs="Tahoma"/>
        </w:rPr>
        <w:t xml:space="preserve"> </w:t>
      </w:r>
      <w:r>
        <w:t>on</w:t>
      </w:r>
      <w:r>
        <w:rPr>
          <w:rFonts w:cs="Tahoma"/>
        </w:rPr>
        <w:t xml:space="preserve"> this transaction will be implemented to settle the charges on Gift card and Gift certificate payment methods.</w:t>
      </w:r>
    </w:p>
    <w:p w14:paraId="1754E109" w14:textId="27556426" w:rsidR="00144B92" w:rsidRPr="00ED57A8" w:rsidRDefault="00144B92" w:rsidP="00144B92">
      <w:pPr>
        <w:pStyle w:val="ListParagraph"/>
        <w:numPr>
          <w:ilvl w:val="1"/>
          <w:numId w:val="5"/>
        </w:numPr>
        <w:spacing w:after="0" w:line="240" w:lineRule="auto"/>
        <w:rPr>
          <w:rFonts w:cs="Tahoma"/>
        </w:rPr>
      </w:pPr>
      <w:r>
        <w:rPr>
          <w:rFonts w:cs="Tahoma"/>
        </w:rPr>
        <w:t xml:space="preserve">This user exit will be implemented as a java class </w:t>
      </w:r>
      <w:proofErr w:type="gramStart"/>
      <w:r w:rsidR="00A6200F" w:rsidRPr="00A6200F">
        <w:rPr>
          <w:rFonts w:cs="Tahoma"/>
          <w:b/>
        </w:rPr>
        <w:t>com.laboms</w:t>
      </w:r>
      <w:proofErr w:type="gramEnd"/>
      <w:r w:rsidR="00A6200F" w:rsidRPr="00A6200F">
        <w:rPr>
          <w:rFonts w:cs="Tahoma"/>
          <w:b/>
        </w:rPr>
        <w:t>.AssetPaymentSettlement.ue.PaymentSettlement_CollectionSVCImpl</w:t>
      </w:r>
      <w:r w:rsidR="00A6200F" w:rsidRPr="00ED57A8">
        <w:rPr>
          <w:rFonts w:cs="Tahoma"/>
        </w:rPr>
        <w:t xml:space="preserve"> </w:t>
      </w:r>
      <w:r w:rsidRPr="00ED57A8">
        <w:rPr>
          <w:rFonts w:cs="Tahoma"/>
        </w:rPr>
        <w:t xml:space="preserve">which is an exact replica </w:t>
      </w:r>
      <w:r>
        <w:rPr>
          <w:rFonts w:cs="Tahoma"/>
        </w:rPr>
        <w:t xml:space="preserve">of </w:t>
      </w:r>
      <w:r w:rsidRPr="00ED57A8">
        <w:rPr>
          <w:rFonts w:cs="Tahoma"/>
        </w:rPr>
        <w:t>‘</w:t>
      </w:r>
      <w:proofErr w:type="spellStart"/>
      <w:r w:rsidRPr="00ED57A8">
        <w:rPr>
          <w:rFonts w:cs="Tahoma"/>
          <w:b/>
        </w:rPr>
        <w:t>com.yantra.pca.ycd.ue.YCDCollectionSVCImpl</w:t>
      </w:r>
      <w:proofErr w:type="spellEnd"/>
      <w:r w:rsidRPr="00ED57A8">
        <w:rPr>
          <w:rFonts w:cs="Tahoma"/>
        </w:rPr>
        <w:t>’. This will be used for gift cards/gift certificate payment methods.</w:t>
      </w:r>
    </w:p>
    <w:p w14:paraId="2E49D4B0" w14:textId="77777777" w:rsidR="00144B92" w:rsidRPr="00375C8F" w:rsidRDefault="00144B92" w:rsidP="00144B92">
      <w:pPr>
        <w:pStyle w:val="ListParagraph"/>
        <w:numPr>
          <w:ilvl w:val="1"/>
          <w:numId w:val="5"/>
        </w:numPr>
        <w:spacing w:after="0" w:line="240" w:lineRule="auto"/>
      </w:pPr>
      <w:r w:rsidRPr="00375C8F">
        <w:rPr>
          <w:rFonts w:cs="Tahoma"/>
        </w:rPr>
        <w:t>This is the OOB code that calls the proxy service ‘</w:t>
      </w:r>
      <w:r w:rsidRPr="00DB7F1D">
        <w:rPr>
          <w:rFonts w:cs="Tahoma"/>
          <w:b/>
        </w:rPr>
        <w:t>YCD_ExecuteCollectionSVC_Proxy_1.0’</w:t>
      </w:r>
    </w:p>
    <w:p w14:paraId="5D049877" w14:textId="30099D34" w:rsidR="00144B92" w:rsidRPr="00144B92" w:rsidRDefault="00144B92" w:rsidP="00144B92">
      <w:pPr>
        <w:pStyle w:val="ListParagraph"/>
        <w:numPr>
          <w:ilvl w:val="1"/>
          <w:numId w:val="5"/>
        </w:numPr>
        <w:spacing w:after="0" w:line="240" w:lineRule="auto"/>
      </w:pPr>
      <w:r>
        <w:rPr>
          <w:rFonts w:cs="Tahoma"/>
        </w:rPr>
        <w:t>This service will in turn invoke ‘</w:t>
      </w:r>
      <w:proofErr w:type="spellStart"/>
      <w:r w:rsidR="00A6200F" w:rsidRPr="00782215">
        <w:rPr>
          <w:rFonts w:cs="Tahoma"/>
          <w:b/>
        </w:rPr>
        <w:t>OMXPaymentSettlementIntegServer</w:t>
      </w:r>
      <w:proofErr w:type="spellEnd"/>
      <w:r w:rsidRPr="00E24AFB">
        <w:t>’</w:t>
      </w:r>
      <w:r>
        <w:t xml:space="preserve"> that contains the REST call to external payment service.</w:t>
      </w:r>
    </w:p>
    <w:p w14:paraId="61A3387C" w14:textId="77777777" w:rsidR="002B5F2F" w:rsidRDefault="002B5F2F" w:rsidP="00830961">
      <w:pPr>
        <w:pStyle w:val="ListParagraph"/>
        <w:numPr>
          <w:ilvl w:val="0"/>
          <w:numId w:val="5"/>
        </w:numPr>
        <w:spacing w:after="0" w:line="240" w:lineRule="auto"/>
        <w:rPr>
          <w:rFonts w:cs="Tahoma"/>
        </w:rPr>
      </w:pPr>
      <w:r>
        <w:rPr>
          <w:rFonts w:cs="Tahoma"/>
        </w:rPr>
        <w:t>‘</w:t>
      </w:r>
      <w:proofErr w:type="spellStart"/>
      <w:r w:rsidRPr="00E97290">
        <w:rPr>
          <w:rFonts w:cs="Tahoma"/>
          <w:b/>
        </w:rPr>
        <w:t>YFSCollectionOthersUE</w:t>
      </w:r>
      <w:proofErr w:type="spellEnd"/>
      <w:r w:rsidRPr="00E97290">
        <w:rPr>
          <w:rFonts w:cs="Tahoma"/>
          <w:b/>
        </w:rPr>
        <w:t>’</w:t>
      </w:r>
      <w:r>
        <w:rPr>
          <w:rFonts w:cs="Tahoma"/>
        </w:rPr>
        <w:t xml:space="preserve"> </w:t>
      </w:r>
      <w:r>
        <w:t>on</w:t>
      </w:r>
      <w:r>
        <w:rPr>
          <w:rFonts w:cs="Tahoma"/>
        </w:rPr>
        <w:t xml:space="preserve"> this transaction will be implemented to settle the charges on PayPal and Account balance payment methods.</w:t>
      </w:r>
    </w:p>
    <w:p w14:paraId="74C13F97" w14:textId="04A08300" w:rsidR="00144B92" w:rsidRDefault="00144B92" w:rsidP="00144B92">
      <w:pPr>
        <w:pStyle w:val="ListParagraph"/>
        <w:numPr>
          <w:ilvl w:val="1"/>
          <w:numId w:val="5"/>
        </w:numPr>
        <w:spacing w:after="0" w:line="240" w:lineRule="auto"/>
        <w:rPr>
          <w:rFonts w:cs="Tahoma"/>
        </w:rPr>
      </w:pPr>
      <w:r w:rsidRPr="00375C8F">
        <w:rPr>
          <w:rFonts w:cs="Tahoma"/>
        </w:rPr>
        <w:t>OOB class ‘</w:t>
      </w:r>
      <w:proofErr w:type="spellStart"/>
      <w:r w:rsidRPr="00970114">
        <w:rPr>
          <w:rFonts w:cs="Tahoma"/>
          <w:b/>
        </w:rPr>
        <w:t>com.yantra.pca.ycd.</w:t>
      </w:r>
      <w:proofErr w:type="gramStart"/>
      <w:r w:rsidRPr="00970114">
        <w:rPr>
          <w:rFonts w:cs="Tahoma"/>
          <w:b/>
        </w:rPr>
        <w:t>ue.YCDCollectionOtherUEImpl</w:t>
      </w:r>
      <w:proofErr w:type="spellEnd"/>
      <w:proofErr w:type="gramEnd"/>
      <w:r w:rsidRPr="00375C8F">
        <w:rPr>
          <w:rFonts w:cs="Tahoma"/>
        </w:rPr>
        <w:t xml:space="preserve">’ </w:t>
      </w:r>
      <w:r>
        <w:rPr>
          <w:rFonts w:cs="Tahoma"/>
        </w:rPr>
        <w:t xml:space="preserve">is extended and a new java class </w:t>
      </w:r>
      <w:r w:rsidR="00A6200F" w:rsidRPr="00A6200F">
        <w:rPr>
          <w:rFonts w:cs="Tahoma"/>
          <w:b/>
        </w:rPr>
        <w:t>com.laboms.AssetPaymentSettlement.ue.PaymentSettlement_CollectionOthersImpl</w:t>
      </w:r>
      <w:r w:rsidR="00A6200F">
        <w:rPr>
          <w:rFonts w:cs="Tahoma"/>
          <w:color w:val="000000"/>
        </w:rPr>
        <w:t xml:space="preserve"> </w:t>
      </w:r>
      <w:r>
        <w:rPr>
          <w:rFonts w:cs="Tahoma"/>
          <w:color w:val="000000"/>
        </w:rPr>
        <w:t xml:space="preserve">is created. This class </w:t>
      </w:r>
      <w:r w:rsidRPr="00375C8F">
        <w:rPr>
          <w:rFonts w:cs="Tahoma"/>
        </w:rPr>
        <w:t>will call the proxy service ‘</w:t>
      </w:r>
      <w:r w:rsidRPr="00970114">
        <w:rPr>
          <w:rFonts w:cs="Tahoma"/>
          <w:b/>
        </w:rPr>
        <w:t>YCD_ExecuteCollectionOTHERS_Proxy_1.0’</w:t>
      </w:r>
      <w:r>
        <w:rPr>
          <w:rFonts w:cs="Tahoma"/>
        </w:rPr>
        <w:t xml:space="preserve"> </w:t>
      </w:r>
      <w:r w:rsidRPr="00375C8F">
        <w:rPr>
          <w:rFonts w:cs="Tahoma"/>
        </w:rPr>
        <w:t xml:space="preserve">for </w:t>
      </w:r>
      <w:r>
        <w:rPr>
          <w:rFonts w:cs="Tahoma"/>
        </w:rPr>
        <w:t>PayPal and A</w:t>
      </w:r>
      <w:r w:rsidRPr="00375C8F">
        <w:rPr>
          <w:rFonts w:cs="Tahoma"/>
        </w:rPr>
        <w:t>ccount Balance</w:t>
      </w:r>
      <w:r>
        <w:rPr>
          <w:rFonts w:cs="Tahoma"/>
        </w:rPr>
        <w:t xml:space="preserve"> Payment Types</w:t>
      </w:r>
      <w:r w:rsidRPr="00375C8F">
        <w:rPr>
          <w:rFonts w:cs="Tahoma"/>
        </w:rPr>
        <w:t>.</w:t>
      </w:r>
    </w:p>
    <w:p w14:paraId="34B1711A" w14:textId="77777777" w:rsidR="00144B92" w:rsidRDefault="00144B92" w:rsidP="00144B92">
      <w:pPr>
        <w:pStyle w:val="ListParagraph"/>
        <w:numPr>
          <w:ilvl w:val="1"/>
          <w:numId w:val="5"/>
        </w:numPr>
        <w:spacing w:after="0" w:line="240" w:lineRule="auto"/>
        <w:rPr>
          <w:rFonts w:cs="Tahoma"/>
        </w:rPr>
      </w:pPr>
      <w:r>
        <w:rPr>
          <w:rFonts w:cs="Tahoma"/>
        </w:rPr>
        <w:t>This user exit will be implemented as the newly created java class.</w:t>
      </w:r>
    </w:p>
    <w:p w14:paraId="219D50EA" w14:textId="75B21963" w:rsidR="00144B92" w:rsidRPr="00144B92" w:rsidRDefault="00144B92" w:rsidP="00144B92">
      <w:pPr>
        <w:pStyle w:val="ListParagraph"/>
        <w:numPr>
          <w:ilvl w:val="1"/>
          <w:numId w:val="5"/>
        </w:numPr>
        <w:spacing w:after="0" w:line="240" w:lineRule="auto"/>
        <w:rPr>
          <w:rFonts w:cs="Tahoma"/>
        </w:rPr>
      </w:pPr>
      <w:r>
        <w:rPr>
          <w:rFonts w:cs="Tahoma"/>
        </w:rPr>
        <w:t>This service will in turn invoke ‘</w:t>
      </w:r>
      <w:proofErr w:type="spellStart"/>
      <w:r w:rsidR="00A6200F" w:rsidRPr="00782215">
        <w:rPr>
          <w:rFonts w:cs="Tahoma"/>
          <w:b/>
        </w:rPr>
        <w:t>OMXPaymentSettlementIntegServer</w:t>
      </w:r>
      <w:proofErr w:type="spellEnd"/>
      <w:r w:rsidRPr="00E24AFB">
        <w:t>’</w:t>
      </w:r>
      <w:r>
        <w:t xml:space="preserve"> that contains the REST call to external payment service.</w:t>
      </w:r>
    </w:p>
    <w:p w14:paraId="4DBAD2E0" w14:textId="77777777" w:rsidR="002B5F2F" w:rsidRPr="00144B92" w:rsidRDefault="002B5F2F" w:rsidP="00830961">
      <w:pPr>
        <w:pStyle w:val="ListParagraph"/>
        <w:numPr>
          <w:ilvl w:val="0"/>
          <w:numId w:val="5"/>
        </w:numPr>
        <w:spacing w:after="0" w:line="240" w:lineRule="auto"/>
      </w:pPr>
      <w:r>
        <w:rPr>
          <w:rFonts w:cs="Tahoma"/>
        </w:rPr>
        <w:lastRenderedPageBreak/>
        <w:t>‘</w:t>
      </w:r>
      <w:r w:rsidRPr="006F3E30">
        <w:rPr>
          <w:rFonts w:cs="Tahoma"/>
          <w:b/>
        </w:rPr>
        <w:t>COLLECTION_FAILED</w:t>
      </w:r>
      <w:r>
        <w:rPr>
          <w:rFonts w:cs="Tahoma"/>
        </w:rPr>
        <w:t>’ event on this transaction is configured to raise alerts whenever a settlement attempt fails.</w:t>
      </w:r>
    </w:p>
    <w:p w14:paraId="0FF1DDD6" w14:textId="18A60B69" w:rsidR="00144B92" w:rsidRPr="00144B92" w:rsidRDefault="00144B92" w:rsidP="00144B92">
      <w:pPr>
        <w:pStyle w:val="ListParagraph"/>
        <w:numPr>
          <w:ilvl w:val="1"/>
          <w:numId w:val="5"/>
        </w:numPr>
        <w:spacing w:after="0" w:line="240" w:lineRule="auto"/>
      </w:pPr>
      <w:r>
        <w:rPr>
          <w:rFonts w:cs="Tahoma"/>
        </w:rPr>
        <w:t xml:space="preserve">‘COLLECTION_FAILED’ event on ‘PAYMENT_EXECUTION’ transaction. </w:t>
      </w:r>
    </w:p>
    <w:p w14:paraId="26F3C064" w14:textId="77777777" w:rsidR="00144B92" w:rsidRDefault="00144B92" w:rsidP="00144B92">
      <w:pPr>
        <w:pStyle w:val="ListParagraph"/>
        <w:numPr>
          <w:ilvl w:val="1"/>
          <w:numId w:val="5"/>
        </w:numPr>
        <w:spacing w:after="0" w:line="240" w:lineRule="auto"/>
        <w:rPr>
          <w:rFonts w:cs="Tahoma"/>
        </w:rPr>
      </w:pPr>
      <w:r w:rsidRPr="00A679E2">
        <w:rPr>
          <w:rFonts w:cs="Tahoma"/>
        </w:rPr>
        <w:t xml:space="preserve">Event handler will be configured to raise an alert </w:t>
      </w:r>
      <w:r>
        <w:rPr>
          <w:rFonts w:cs="Tahoma"/>
        </w:rPr>
        <w:t>when a payment collection fails for service unavailable. A service ‘</w:t>
      </w:r>
      <w:proofErr w:type="spellStart"/>
      <w:r w:rsidRPr="00D759B7">
        <w:rPr>
          <w:rFonts w:cs="Tahoma"/>
          <w:b/>
        </w:rPr>
        <w:t>FanaticsTasksOnPaymentServiceUnavailable</w:t>
      </w:r>
      <w:proofErr w:type="spellEnd"/>
      <w:r>
        <w:rPr>
          <w:rFonts w:cs="Tahoma"/>
          <w:b/>
        </w:rPr>
        <w:t>’</w:t>
      </w:r>
      <w:r>
        <w:rPr>
          <w:rFonts w:cs="Tahoma"/>
        </w:rPr>
        <w:t xml:space="preserve"> will be called which will call OOB API </w:t>
      </w:r>
      <w:proofErr w:type="spellStart"/>
      <w:r>
        <w:rPr>
          <w:rFonts w:cs="Tahoma"/>
        </w:rPr>
        <w:t>changeOrder</w:t>
      </w:r>
      <w:proofErr w:type="spellEnd"/>
      <w:r>
        <w:rPr>
          <w:rFonts w:cs="Tahoma"/>
        </w:rPr>
        <w:t xml:space="preserve"> to stamp the next </w:t>
      </w:r>
      <w:proofErr w:type="spellStart"/>
      <w:r w:rsidRPr="000E2B70">
        <w:rPr>
          <w:rFonts w:cs="Tahoma"/>
        </w:rPr>
        <w:t>CollectionDate</w:t>
      </w:r>
      <w:proofErr w:type="spellEnd"/>
      <w:r>
        <w:rPr>
          <w:rFonts w:cs="Tahoma"/>
        </w:rPr>
        <w:t xml:space="preserve">. </w:t>
      </w:r>
      <w:r w:rsidRPr="00D759B7">
        <w:rPr>
          <w:rFonts w:cs="Tahoma"/>
        </w:rPr>
        <w:t>This Alert will be created in ‘Payment Failures’ queue which will be assigned to relevant users.</w:t>
      </w:r>
    </w:p>
    <w:p w14:paraId="7F7F5EE4" w14:textId="49AFD264" w:rsidR="002B5F2F" w:rsidRPr="00144B92" w:rsidRDefault="00144B92" w:rsidP="002B5F2F">
      <w:pPr>
        <w:pStyle w:val="ListParagraph"/>
        <w:numPr>
          <w:ilvl w:val="1"/>
          <w:numId w:val="5"/>
        </w:numPr>
        <w:spacing w:after="0" w:line="240" w:lineRule="auto"/>
        <w:rPr>
          <w:rFonts w:cs="Tahoma"/>
        </w:rPr>
      </w:pPr>
      <w:r>
        <w:rPr>
          <w:rFonts w:cs="Tahoma"/>
        </w:rPr>
        <w:t>If there is a hard decline on payment ‘</w:t>
      </w:r>
      <w:proofErr w:type="spellStart"/>
      <w:r w:rsidRPr="00D759B7">
        <w:rPr>
          <w:rFonts w:cs="Tahoma"/>
          <w:b/>
        </w:rPr>
        <w:t>FanaticsTasksOnPayment</w:t>
      </w:r>
      <w:r>
        <w:rPr>
          <w:rFonts w:cs="Tahoma"/>
          <w:b/>
        </w:rPr>
        <w:t>HardDecline</w:t>
      </w:r>
      <w:proofErr w:type="spellEnd"/>
      <w:r>
        <w:rPr>
          <w:rFonts w:cs="Tahoma"/>
          <w:b/>
        </w:rPr>
        <w:t xml:space="preserve">’ </w:t>
      </w:r>
      <w:r>
        <w:rPr>
          <w:rFonts w:cs="Tahoma"/>
        </w:rPr>
        <w:t xml:space="preserve">payment will be called which will put a </w:t>
      </w:r>
      <w:r w:rsidRPr="00900F1C">
        <w:rPr>
          <w:rFonts w:cs="Tahoma"/>
          <w:b/>
        </w:rPr>
        <w:t>PAYMENT_CAPTURE_HOLD</w:t>
      </w:r>
      <w:r>
        <w:rPr>
          <w:rFonts w:cs="Tahoma"/>
        </w:rPr>
        <w:t xml:space="preserve"> on the order.</w:t>
      </w:r>
    </w:p>
    <w:p w14:paraId="546847AA" w14:textId="77777777" w:rsidR="002B5F2F" w:rsidRDefault="002B5F2F" w:rsidP="002B5F2F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bookmarkStart w:id="15" w:name="_Toc450752162"/>
      <w:proofErr w:type="spellStart"/>
      <w:r w:rsidRPr="00E24AFB">
        <w:t>FanaticsSettlementInvocationService</w:t>
      </w:r>
      <w:proofErr w:type="spellEnd"/>
      <w:r w:rsidRPr="00E24AFB">
        <w:t>’</w:t>
      </w:r>
      <w:bookmarkEnd w:id="15"/>
      <w:r>
        <w:t xml:space="preserve"> </w:t>
      </w:r>
    </w:p>
    <w:p w14:paraId="3F9221E5" w14:textId="77777777" w:rsidR="002B5F2F" w:rsidRPr="00FF6368" w:rsidRDefault="002B5F2F" w:rsidP="00830961">
      <w:pPr>
        <w:pStyle w:val="ListParagraph"/>
        <w:numPr>
          <w:ilvl w:val="0"/>
          <w:numId w:val="9"/>
        </w:numPr>
        <w:spacing w:after="0" w:line="240" w:lineRule="auto"/>
        <w:rPr>
          <w:rFonts w:cs="Tahoma"/>
        </w:rPr>
      </w:pPr>
      <w:r w:rsidRPr="00FF6368">
        <w:rPr>
          <w:rFonts w:cs="Tahoma"/>
        </w:rPr>
        <w:t>‘</w:t>
      </w:r>
      <w:proofErr w:type="spellStart"/>
      <w:r w:rsidRPr="00FF6368">
        <w:rPr>
          <w:rFonts w:cs="Tahoma"/>
        </w:rPr>
        <w:t>FanaticsSettlementInvocationService</w:t>
      </w:r>
      <w:proofErr w:type="spellEnd"/>
      <w:r w:rsidRPr="00FF6368">
        <w:rPr>
          <w:rFonts w:cs="Tahoma"/>
        </w:rPr>
        <w:t>’ is a new reusable service that can be invoked for all the payment methods and used to invoke the REST call to the external payment service.</w:t>
      </w:r>
      <w:r>
        <w:rPr>
          <w:rFonts w:cs="Tahoma"/>
        </w:rPr>
        <w:t xml:space="preserve"> </w:t>
      </w:r>
    </w:p>
    <w:p w14:paraId="13025C23" w14:textId="2116F425" w:rsidR="002B5F2F" w:rsidRPr="00144B92" w:rsidRDefault="002B5F2F" w:rsidP="00144B92">
      <w:pPr>
        <w:pStyle w:val="ListParagraph"/>
        <w:numPr>
          <w:ilvl w:val="0"/>
          <w:numId w:val="9"/>
        </w:numPr>
        <w:spacing w:after="0" w:line="240" w:lineRule="auto"/>
      </w:pPr>
      <w:r w:rsidRPr="00FF6368">
        <w:rPr>
          <w:rFonts w:cs="Tahoma"/>
        </w:rPr>
        <w:t xml:space="preserve">This service can also modify the input to be sent to the REST call </w:t>
      </w:r>
      <w:proofErr w:type="gramStart"/>
      <w:r w:rsidRPr="00FF6368">
        <w:rPr>
          <w:rFonts w:cs="Tahoma"/>
        </w:rPr>
        <w:t>and also</w:t>
      </w:r>
      <w:proofErr w:type="gramEnd"/>
      <w:r w:rsidRPr="00FF6368">
        <w:rPr>
          <w:rFonts w:cs="Tahoma"/>
        </w:rPr>
        <w:t xml:space="preserve"> modify the output from REST call (to convert the output to OMS system format if needed).</w:t>
      </w:r>
    </w:p>
    <w:p w14:paraId="5C955F50" w14:textId="77777777" w:rsidR="002B5F2F" w:rsidRPr="00760500" w:rsidRDefault="002B5F2F" w:rsidP="002B5F2F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bookmarkStart w:id="16" w:name="_Toc450752164"/>
      <w:r>
        <w:t>‘</w:t>
      </w:r>
      <w:r w:rsidRPr="00760500">
        <w:t>CHECK_PAYMENT_</w:t>
      </w:r>
      <w:proofErr w:type="gramStart"/>
      <w:r w:rsidRPr="00760500">
        <w:t>ALERTS.0001.ex</w:t>
      </w:r>
      <w:proofErr w:type="gramEnd"/>
      <w:r w:rsidRPr="00E24AFB">
        <w:t>’</w:t>
      </w:r>
      <w:r>
        <w:t xml:space="preserve"> </w:t>
      </w:r>
      <w:r w:rsidRPr="00760500">
        <w:t>time triggered transaction (agent server)</w:t>
      </w:r>
      <w:bookmarkEnd w:id="16"/>
      <w:r w:rsidRPr="00760500">
        <w:t xml:space="preserve"> </w:t>
      </w:r>
    </w:p>
    <w:p w14:paraId="69766D88" w14:textId="77777777" w:rsidR="002B5F2F" w:rsidRDefault="002B5F2F" w:rsidP="00830961">
      <w:pPr>
        <w:pStyle w:val="ListParagraph"/>
        <w:numPr>
          <w:ilvl w:val="0"/>
          <w:numId w:val="9"/>
        </w:numPr>
        <w:spacing w:after="0" w:line="240" w:lineRule="auto"/>
        <w:rPr>
          <w:rFonts w:cs="Tahoma"/>
        </w:rPr>
      </w:pPr>
      <w:r>
        <w:rPr>
          <w:rFonts w:cs="Tahoma"/>
        </w:rPr>
        <w:t xml:space="preserve">This </w:t>
      </w:r>
      <w:r w:rsidRPr="00760500">
        <w:rPr>
          <w:rFonts w:cs="Tahoma"/>
        </w:rPr>
        <w:t>will call a java cl</w:t>
      </w:r>
      <w:r>
        <w:rPr>
          <w:rFonts w:cs="Tahoma"/>
        </w:rPr>
        <w:t xml:space="preserve">ass </w:t>
      </w:r>
      <w:proofErr w:type="spellStart"/>
      <w:proofErr w:type="gramStart"/>
      <w:r>
        <w:rPr>
          <w:rFonts w:cs="Tahoma"/>
        </w:rPr>
        <w:t>com.fanatics</w:t>
      </w:r>
      <w:proofErr w:type="gramEnd"/>
      <w:r>
        <w:rPr>
          <w:rFonts w:cs="Tahoma"/>
        </w:rPr>
        <w:t>.sterling.agent.FANCheckForPaymentAlerts</w:t>
      </w:r>
      <w:proofErr w:type="spellEnd"/>
      <w:r>
        <w:rPr>
          <w:rFonts w:cs="Tahoma"/>
        </w:rPr>
        <w:t xml:space="preserve"> which will extend </w:t>
      </w:r>
      <w:proofErr w:type="spellStart"/>
      <w:r>
        <w:rPr>
          <w:rFonts w:cs="Tahoma"/>
        </w:rPr>
        <w:t>YCPBaseAgent</w:t>
      </w:r>
      <w:proofErr w:type="spellEnd"/>
      <w:r>
        <w:rPr>
          <w:rFonts w:cs="Tahoma"/>
        </w:rPr>
        <w:t>().</w:t>
      </w:r>
    </w:p>
    <w:p w14:paraId="7F54E2B4" w14:textId="77777777" w:rsidR="002B5F2F" w:rsidRPr="00FF6368" w:rsidRDefault="002B5F2F" w:rsidP="00830961">
      <w:pPr>
        <w:pStyle w:val="ListParagraph"/>
        <w:numPr>
          <w:ilvl w:val="0"/>
          <w:numId w:val="9"/>
        </w:numPr>
        <w:spacing w:after="0" w:line="240" w:lineRule="auto"/>
        <w:rPr>
          <w:rFonts w:cs="Tahoma"/>
        </w:rPr>
      </w:pPr>
      <w:r>
        <w:rPr>
          <w:rFonts w:cs="Tahoma"/>
        </w:rPr>
        <w:t xml:space="preserve">In the </w:t>
      </w:r>
      <w:proofErr w:type="spellStart"/>
      <w:proofErr w:type="gramStart"/>
      <w:r>
        <w:rPr>
          <w:rFonts w:cs="Tahoma"/>
        </w:rPr>
        <w:t>getJobs</w:t>
      </w:r>
      <w:proofErr w:type="spellEnd"/>
      <w:r>
        <w:rPr>
          <w:rFonts w:cs="Tahoma"/>
        </w:rPr>
        <w:t>(</w:t>
      </w:r>
      <w:proofErr w:type="gramEnd"/>
      <w:r>
        <w:rPr>
          <w:rFonts w:cs="Tahoma"/>
        </w:rPr>
        <w:t xml:space="preserve">) section OOB API </w:t>
      </w:r>
      <w:proofErr w:type="spellStart"/>
      <w:r w:rsidRPr="00DC3BC0">
        <w:rPr>
          <w:rFonts w:cs="Tahoma"/>
          <w:b/>
        </w:rPr>
        <w:t>getExceptionList</w:t>
      </w:r>
      <w:proofErr w:type="spellEnd"/>
      <w:r>
        <w:rPr>
          <w:rFonts w:cs="Tahoma"/>
        </w:rPr>
        <w:t xml:space="preserve"> is called with </w:t>
      </w:r>
      <w:proofErr w:type="spellStart"/>
      <w:r>
        <w:rPr>
          <w:rFonts w:cs="Tahoma"/>
        </w:rPr>
        <w:t>ExceptionType</w:t>
      </w:r>
      <w:proofErr w:type="spellEnd"/>
      <w:r>
        <w:rPr>
          <w:rFonts w:cs="Tahoma"/>
        </w:rPr>
        <w:t>=</w:t>
      </w:r>
      <w:r w:rsidRPr="00DC3BC0">
        <w:rPr>
          <w:rFonts w:cs="Tahoma"/>
          <w:b/>
        </w:rPr>
        <w:t>’PAYMENT_SRVC_UNAVAIL’</w:t>
      </w:r>
      <w:r>
        <w:rPr>
          <w:rFonts w:cs="Tahoma"/>
        </w:rPr>
        <w:t xml:space="preserve">. Unique orders from that list are taken and checked if payment is settled for them. All exceptions for settled orders are resolved. </w:t>
      </w:r>
    </w:p>
    <w:p w14:paraId="768A0D98" w14:textId="77777777" w:rsidR="002B5F2F" w:rsidRDefault="002B5F2F" w:rsidP="002B5F2F"/>
    <w:p w14:paraId="559EFFDD" w14:textId="77777777" w:rsidR="002B5F2F" w:rsidRDefault="002B5F2F" w:rsidP="002B5F2F"/>
    <w:p w14:paraId="4FCAB3B3" w14:textId="77777777" w:rsidR="002B5F2F" w:rsidRDefault="002B5F2F" w:rsidP="002B5F2F"/>
    <w:p w14:paraId="7927136D" w14:textId="77777777" w:rsidR="00144B92" w:rsidRDefault="00144B92" w:rsidP="002B5F2F"/>
    <w:p w14:paraId="1BD6320C" w14:textId="77777777" w:rsidR="00144B92" w:rsidRDefault="00144B92" w:rsidP="002B5F2F"/>
    <w:p w14:paraId="034ABA06" w14:textId="77777777" w:rsidR="00144B92" w:rsidRDefault="00144B92" w:rsidP="002B5F2F"/>
    <w:p w14:paraId="3786A523" w14:textId="3B3AC4DB" w:rsidR="002B5F2F" w:rsidRDefault="002B5F2F" w:rsidP="002B5F2F">
      <w:pPr>
        <w:pStyle w:val="Heading1"/>
      </w:pPr>
      <w:r>
        <w:lastRenderedPageBreak/>
        <w:t>Configuration Details</w:t>
      </w:r>
    </w:p>
    <w:p w14:paraId="6D75925B" w14:textId="51ACC12F" w:rsidR="0017222E" w:rsidRDefault="0017222E" w:rsidP="0017222E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r>
        <w:t>MQ Queue</w:t>
      </w:r>
    </w:p>
    <w:p w14:paraId="59BCF5DB" w14:textId="52BA42D2" w:rsidR="0017222E" w:rsidRPr="0017222E" w:rsidRDefault="0017222E" w:rsidP="0017222E">
      <w:pPr>
        <w:pStyle w:val="ListParagraph"/>
        <w:numPr>
          <w:ilvl w:val="0"/>
          <w:numId w:val="5"/>
        </w:numPr>
        <w:spacing w:after="0" w:line="240" w:lineRule="auto"/>
        <w:rPr>
          <w:rFonts w:cs="Tahoma"/>
        </w:rPr>
      </w:pPr>
      <w:r w:rsidRPr="0017222E">
        <w:t>OMS.PAYMENTSETTLEMENT</w:t>
      </w:r>
    </w:p>
    <w:p w14:paraId="74835493" w14:textId="52D4598F" w:rsidR="00A31C71" w:rsidRDefault="00A31C71" w:rsidP="00A31C71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r>
        <w:t>Agent Server</w:t>
      </w:r>
    </w:p>
    <w:p w14:paraId="7B28A94C" w14:textId="624F4DAA" w:rsidR="006C1F08" w:rsidRDefault="00A31C71" w:rsidP="006C1F08">
      <w:pPr>
        <w:pStyle w:val="ListParagraph"/>
        <w:numPr>
          <w:ilvl w:val="0"/>
          <w:numId w:val="5"/>
        </w:numPr>
        <w:spacing w:after="0" w:line="240" w:lineRule="auto"/>
        <w:rPr>
          <w:rFonts w:cs="Tahoma"/>
        </w:rPr>
      </w:pPr>
      <w:proofErr w:type="spellStart"/>
      <w:r w:rsidRPr="00A31C71">
        <w:rPr>
          <w:rFonts w:cs="Tahoma"/>
        </w:rPr>
        <w:t>OMXPaymentSettlementIntegServer</w:t>
      </w:r>
      <w:proofErr w:type="spellEnd"/>
    </w:p>
    <w:p w14:paraId="7EC8EEB2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7FDBCF08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7D34CB55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5E1122F5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52770392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3AD0C777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7680E862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4A5FF4BB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5E3C90F5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5491FDD7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7FC3FE17" w14:textId="77777777" w:rsidR="00A31C71" w:rsidRDefault="00A31C71" w:rsidP="00A31C71">
      <w:pPr>
        <w:spacing w:after="0" w:line="240" w:lineRule="auto"/>
        <w:rPr>
          <w:rFonts w:cs="Tahoma"/>
        </w:rPr>
      </w:pPr>
    </w:p>
    <w:p w14:paraId="1CF7A228" w14:textId="77777777" w:rsidR="00A31C71" w:rsidRPr="00A31C71" w:rsidRDefault="00A31C71" w:rsidP="00A31C71">
      <w:pPr>
        <w:spacing w:after="0" w:line="240" w:lineRule="auto"/>
        <w:rPr>
          <w:rFonts w:cs="Tahoma"/>
        </w:rPr>
      </w:pPr>
    </w:p>
    <w:p w14:paraId="1151005F" w14:textId="77777777" w:rsidR="002B5F2F" w:rsidRDefault="002B5F2F" w:rsidP="00A31C71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bookmarkStart w:id="17" w:name="_Toc450752166"/>
      <w:bookmarkStart w:id="18" w:name="_Toc448014411"/>
      <w:bookmarkStart w:id="19" w:name="_Toc447975966"/>
      <w:r>
        <w:lastRenderedPageBreak/>
        <w:t>Transaction: PAYMENT_COLLECTION</w:t>
      </w:r>
      <w:bookmarkEnd w:id="17"/>
    </w:p>
    <w:p w14:paraId="6B87E4D2" w14:textId="13118005" w:rsidR="002B5F2F" w:rsidRDefault="00C50F2A" w:rsidP="002B5F2F">
      <w:r>
        <w:rPr>
          <w:noProof/>
        </w:rPr>
        <w:drawing>
          <wp:inline distT="0" distB="0" distL="0" distR="0" wp14:anchorId="21690E1E" wp14:editId="3B223777">
            <wp:extent cx="7823835" cy="2477549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.tif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452" cy="25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2A6" w14:textId="7B9602F4" w:rsidR="002B5F2F" w:rsidRPr="006C1F08" w:rsidRDefault="00BA1B0B" w:rsidP="006C1F08">
      <w:r>
        <w:rPr>
          <w:noProof/>
        </w:rPr>
        <w:drawing>
          <wp:inline distT="0" distB="0" distL="0" distR="0" wp14:anchorId="3BC34EC2" wp14:editId="20E7E702">
            <wp:extent cx="7823835" cy="26465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.tif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7043" cy="26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F2F">
        <w:rPr>
          <w:rFonts w:cs="Tahoma"/>
        </w:rPr>
        <w:br w:type="page"/>
      </w:r>
    </w:p>
    <w:p w14:paraId="7920168A" w14:textId="13960EF8" w:rsidR="002B5F2F" w:rsidRPr="00A31C71" w:rsidRDefault="002B5F2F" w:rsidP="00A31C71">
      <w:pPr>
        <w:pStyle w:val="Heading2"/>
        <w:keepLines w:val="0"/>
        <w:tabs>
          <w:tab w:val="num" w:pos="756"/>
        </w:tabs>
        <w:spacing w:before="240" w:after="120" w:line="240" w:lineRule="auto"/>
        <w:ind w:left="756"/>
      </w:pPr>
      <w:bookmarkStart w:id="20" w:name="_Toc450752167"/>
      <w:r w:rsidRPr="00A31C71">
        <w:rPr>
          <w:rFonts w:ascii="Tahoma" w:hAnsi="Tahoma" w:cs="Tahoma"/>
        </w:rPr>
        <w:lastRenderedPageBreak/>
        <w:t>Transaction</w:t>
      </w:r>
      <w:bookmarkEnd w:id="18"/>
      <w:r w:rsidRPr="00A31C71">
        <w:rPr>
          <w:rFonts w:ascii="Tahoma" w:hAnsi="Tahoma" w:cs="Tahoma"/>
        </w:rPr>
        <w:t>: PAYMENT_EXECUTION</w:t>
      </w:r>
      <w:bookmarkEnd w:id="20"/>
    </w:p>
    <w:p w14:paraId="5F0D9CF9" w14:textId="55FDA0BB" w:rsidR="002B5F2F" w:rsidRPr="00E24AFB" w:rsidRDefault="003F7EF2" w:rsidP="002B5F2F">
      <w:pPr>
        <w:rPr>
          <w:rFonts w:cs="Tahoma"/>
        </w:rPr>
      </w:pPr>
      <w:r>
        <w:rPr>
          <w:rFonts w:cs="Tahoma"/>
          <w:noProof/>
        </w:rPr>
        <w:drawing>
          <wp:inline distT="0" distB="0" distL="0" distR="0" wp14:anchorId="7E0C0623" wp14:editId="6976B5C0">
            <wp:extent cx="8229600" cy="21463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1.tif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EB94" w14:textId="41AA3BCA" w:rsidR="002B5F2F" w:rsidRPr="00E24AFB" w:rsidRDefault="00D357D9" w:rsidP="002B5F2F">
      <w:pPr>
        <w:rPr>
          <w:rFonts w:cs="Tahoma"/>
        </w:rPr>
      </w:pPr>
      <w:r>
        <w:rPr>
          <w:rFonts w:cs="Tahoma"/>
          <w:noProof/>
        </w:rPr>
        <w:drawing>
          <wp:inline distT="0" distB="0" distL="0" distR="0" wp14:anchorId="3AC48169" wp14:editId="7E357E22">
            <wp:extent cx="8229600" cy="270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.tif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8DDF" w14:textId="77777777" w:rsidR="002B5F2F" w:rsidRDefault="002B5F2F" w:rsidP="002B5F2F">
      <w:pPr>
        <w:rPr>
          <w:rFonts w:cs="Tahoma"/>
          <w:b/>
          <w:bCs/>
          <w:u w:val="single"/>
        </w:rPr>
      </w:pPr>
    </w:p>
    <w:p w14:paraId="0AF964FA" w14:textId="2A6FC080" w:rsidR="002B5F2F" w:rsidRDefault="002B5F2F" w:rsidP="00C45DDA">
      <w:pPr>
        <w:pStyle w:val="Heading3"/>
        <w:keepLines w:val="0"/>
        <w:numPr>
          <w:ilvl w:val="2"/>
          <w:numId w:val="18"/>
        </w:numPr>
        <w:tabs>
          <w:tab w:val="num" w:pos="756"/>
        </w:tabs>
        <w:spacing w:before="240" w:after="120" w:line="240" w:lineRule="auto"/>
      </w:pPr>
      <w:bookmarkStart w:id="21" w:name="_Toc450752168"/>
      <w:r>
        <w:lastRenderedPageBreak/>
        <w:t>User Exit: ‘</w:t>
      </w:r>
      <w:proofErr w:type="spellStart"/>
      <w:r w:rsidRPr="00206052">
        <w:t>YFSCollectionCreditCardUE</w:t>
      </w:r>
      <w:proofErr w:type="spellEnd"/>
      <w:r w:rsidRPr="00206052">
        <w:t>’</w:t>
      </w:r>
      <w:bookmarkEnd w:id="21"/>
    </w:p>
    <w:p w14:paraId="2314FD8B" w14:textId="7E198F52" w:rsidR="002B5F2F" w:rsidRPr="00016F91" w:rsidRDefault="00D65EC5" w:rsidP="00D65EC5">
      <w:r>
        <w:rPr>
          <w:noProof/>
        </w:rPr>
        <w:drawing>
          <wp:inline distT="0" distB="0" distL="0" distR="0" wp14:anchorId="071CDA83" wp14:editId="7E28CBA6">
            <wp:extent cx="8229600" cy="3021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.tif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009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2"/>
        <w:gridCol w:w="8357"/>
      </w:tblGrid>
      <w:tr w:rsidR="002B5F2F" w:rsidRPr="00E24AFB" w14:paraId="6FCA3F67" w14:textId="77777777" w:rsidTr="00D65EC5">
        <w:trPr>
          <w:trHeight w:val="548"/>
        </w:trPr>
        <w:tc>
          <w:tcPr>
            <w:tcW w:w="2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774F752A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8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3E4ECAE3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08196A6F" w14:textId="77777777" w:rsidTr="00D65EC5">
        <w:tc>
          <w:tcPr>
            <w:tcW w:w="2652" w:type="dxa"/>
          </w:tcPr>
          <w:p w14:paraId="3CEF438F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Implement </w:t>
            </w:r>
            <w:proofErr w:type="gramStart"/>
            <w:r>
              <w:rPr>
                <w:rFonts w:cs="Tahoma"/>
              </w:rPr>
              <w:t>As</w:t>
            </w:r>
            <w:proofErr w:type="gramEnd"/>
            <w:r>
              <w:rPr>
                <w:rFonts w:cs="Tahoma"/>
              </w:rPr>
              <w:t xml:space="preserve"> a Java Class</w:t>
            </w:r>
          </w:p>
        </w:tc>
        <w:tc>
          <w:tcPr>
            <w:tcW w:w="8357" w:type="dxa"/>
          </w:tcPr>
          <w:p w14:paraId="14BFF2CF" w14:textId="77777777" w:rsidR="002B5F2F" w:rsidRDefault="002B5F2F" w:rsidP="002B5F2F">
            <w:pPr>
              <w:rPr>
                <w:rFonts w:cs="Tahoma"/>
              </w:rPr>
            </w:pPr>
            <w:proofErr w:type="spellStart"/>
            <w:proofErr w:type="gramStart"/>
            <w:r w:rsidRPr="000A520D">
              <w:rPr>
                <w:rFonts w:cs="Tahoma"/>
              </w:rPr>
              <w:t>com.</w:t>
            </w:r>
            <w:r>
              <w:rPr>
                <w:rFonts w:cs="Tahoma"/>
              </w:rPr>
              <w:t>fanatics</w:t>
            </w:r>
            <w:proofErr w:type="gramEnd"/>
            <w:r>
              <w:rPr>
                <w:rFonts w:cs="Tahoma"/>
              </w:rPr>
              <w:t>.sterling.ue</w:t>
            </w:r>
            <w:r w:rsidRPr="000A520D">
              <w:rPr>
                <w:rFonts w:cs="Tahoma"/>
              </w:rPr>
              <w:t>.</w:t>
            </w:r>
            <w:r>
              <w:rPr>
                <w:rFonts w:cs="Tahoma"/>
              </w:rPr>
              <w:t>FANYFS</w:t>
            </w:r>
            <w:r w:rsidRPr="000A520D">
              <w:rPr>
                <w:rFonts w:cs="Tahoma"/>
              </w:rPr>
              <w:t>CollectionCreditCardUEImpl</w:t>
            </w:r>
            <w:proofErr w:type="spellEnd"/>
          </w:p>
          <w:p w14:paraId="41FFA994" w14:textId="16FEBE38" w:rsidR="00B81E91" w:rsidRPr="00E24AFB" w:rsidRDefault="00B81E91" w:rsidP="002B5F2F">
            <w:pPr>
              <w:rPr>
                <w:rFonts w:cs="Tahoma"/>
              </w:rPr>
            </w:pPr>
            <w:proofErr w:type="gramStart"/>
            <w:r>
              <w:rPr>
                <w:rFonts w:cs="Tahoma"/>
              </w:rPr>
              <w:t>com.laboms</w:t>
            </w:r>
            <w:proofErr w:type="gramEnd"/>
            <w:r>
              <w:rPr>
                <w:rFonts w:cs="Tahoma"/>
              </w:rPr>
              <w:t>.AssetPaymentSettlement.ue.</w:t>
            </w:r>
            <w:r w:rsidR="00D65EC5">
              <w:rPr>
                <w:rFonts w:cs="Tahoma"/>
              </w:rPr>
              <w:t>PaymentSettlement_</w:t>
            </w:r>
            <w:r w:rsidR="00D65EC5" w:rsidRPr="000A520D">
              <w:rPr>
                <w:rFonts w:cs="Tahoma"/>
              </w:rPr>
              <w:t>CollectionCreditCardUEImpl</w:t>
            </w:r>
          </w:p>
        </w:tc>
      </w:tr>
    </w:tbl>
    <w:p w14:paraId="5214EBBB" w14:textId="77777777" w:rsidR="002B5F2F" w:rsidRDefault="002B5F2F" w:rsidP="002B5F2F"/>
    <w:p w14:paraId="07A442BF" w14:textId="5655E05C" w:rsidR="002B5F2F" w:rsidRDefault="002B5F2F" w:rsidP="001461B3">
      <w:pPr>
        <w:pStyle w:val="Heading3"/>
        <w:keepLines w:val="0"/>
        <w:numPr>
          <w:ilvl w:val="2"/>
          <w:numId w:val="18"/>
        </w:numPr>
        <w:tabs>
          <w:tab w:val="num" w:pos="756"/>
        </w:tabs>
        <w:spacing w:before="240" w:after="120" w:line="240" w:lineRule="auto"/>
      </w:pPr>
      <w:bookmarkStart w:id="22" w:name="_Toc450752169"/>
      <w:r>
        <w:lastRenderedPageBreak/>
        <w:t>User Exit: ‘</w:t>
      </w:r>
      <w:proofErr w:type="spellStart"/>
      <w:r w:rsidRPr="00E97290">
        <w:t>YFSCollectionStoredValueCardUE</w:t>
      </w:r>
      <w:proofErr w:type="spellEnd"/>
      <w:r w:rsidRPr="00E97290">
        <w:t>’</w:t>
      </w:r>
      <w:bookmarkEnd w:id="22"/>
    </w:p>
    <w:p w14:paraId="206FF08B" w14:textId="52EF1989" w:rsidR="002B5F2F" w:rsidRDefault="001461B3" w:rsidP="00992EC4">
      <w:r>
        <w:rPr>
          <w:noProof/>
        </w:rPr>
        <w:drawing>
          <wp:inline distT="0" distB="0" distL="0" distR="0" wp14:anchorId="5AEF1D7B" wp14:editId="57F99861">
            <wp:extent cx="8229600" cy="2838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.tif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2" w:type="dxa"/>
        <w:tblInd w:w="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2"/>
        <w:gridCol w:w="7610"/>
      </w:tblGrid>
      <w:tr w:rsidR="001461B3" w:rsidRPr="00E24AFB" w14:paraId="7C435459" w14:textId="77777777" w:rsidTr="001461B3">
        <w:tc>
          <w:tcPr>
            <w:tcW w:w="2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016BC038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7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1DB9CEE8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1461B3" w:rsidRPr="00E24AFB" w14:paraId="4898D062" w14:textId="77777777" w:rsidTr="001461B3">
        <w:tc>
          <w:tcPr>
            <w:tcW w:w="2652" w:type="dxa"/>
          </w:tcPr>
          <w:p w14:paraId="3E07DD4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Implement </w:t>
            </w:r>
            <w:proofErr w:type="gramStart"/>
            <w:r>
              <w:rPr>
                <w:rFonts w:cs="Tahoma"/>
              </w:rPr>
              <w:t>As</w:t>
            </w:r>
            <w:proofErr w:type="gramEnd"/>
            <w:r>
              <w:rPr>
                <w:rFonts w:cs="Tahoma"/>
              </w:rPr>
              <w:t xml:space="preserve"> a Java Class</w:t>
            </w:r>
          </w:p>
        </w:tc>
        <w:tc>
          <w:tcPr>
            <w:tcW w:w="7610" w:type="dxa"/>
          </w:tcPr>
          <w:p w14:paraId="359C2BE9" w14:textId="77777777" w:rsidR="002B5F2F" w:rsidRDefault="002B5F2F" w:rsidP="002B5F2F">
            <w:pPr>
              <w:rPr>
                <w:rFonts w:cs="Tahoma"/>
              </w:rPr>
            </w:pPr>
            <w:proofErr w:type="spellStart"/>
            <w:proofErr w:type="gramStart"/>
            <w:r w:rsidRPr="000A520D">
              <w:rPr>
                <w:rFonts w:cs="Tahoma"/>
              </w:rPr>
              <w:t>com.</w:t>
            </w:r>
            <w:r>
              <w:rPr>
                <w:rFonts w:cs="Tahoma"/>
              </w:rPr>
              <w:t>fanatics</w:t>
            </w:r>
            <w:proofErr w:type="gramEnd"/>
            <w:r>
              <w:rPr>
                <w:rFonts w:cs="Tahoma"/>
              </w:rPr>
              <w:t>.sterling.ue</w:t>
            </w:r>
            <w:r w:rsidRPr="000A520D">
              <w:rPr>
                <w:rFonts w:cs="Tahoma"/>
              </w:rPr>
              <w:t>.</w:t>
            </w:r>
            <w:r>
              <w:rPr>
                <w:rFonts w:cs="Tahoma"/>
              </w:rPr>
              <w:t>FANYFS</w:t>
            </w:r>
            <w:r w:rsidRPr="000A520D">
              <w:rPr>
                <w:rFonts w:cs="Tahoma"/>
              </w:rPr>
              <w:t>Collection</w:t>
            </w:r>
            <w:r>
              <w:rPr>
                <w:rFonts w:cs="Tahoma"/>
              </w:rPr>
              <w:t>SVCImpl</w:t>
            </w:r>
            <w:proofErr w:type="spellEnd"/>
          </w:p>
          <w:p w14:paraId="4EC076C2" w14:textId="7B8F9D51" w:rsidR="00D65EC5" w:rsidRPr="00E24AFB" w:rsidRDefault="006E132B" w:rsidP="002B5F2F">
            <w:pPr>
              <w:rPr>
                <w:rFonts w:cs="Tahoma"/>
              </w:rPr>
            </w:pPr>
            <w:proofErr w:type="gramStart"/>
            <w:r>
              <w:rPr>
                <w:rFonts w:cs="Tahoma"/>
              </w:rPr>
              <w:t>com.laboms</w:t>
            </w:r>
            <w:proofErr w:type="gramEnd"/>
            <w:r>
              <w:rPr>
                <w:rFonts w:cs="Tahoma"/>
              </w:rPr>
              <w:t>.AssetPaymentSettlement.ue.PaymentSettlement_CollectionSVCImpl</w:t>
            </w:r>
          </w:p>
        </w:tc>
      </w:tr>
    </w:tbl>
    <w:p w14:paraId="297F2CA0" w14:textId="77777777" w:rsidR="002B5F2F" w:rsidRDefault="002B5F2F" w:rsidP="002B5F2F">
      <w:pPr>
        <w:ind w:left="720"/>
      </w:pPr>
    </w:p>
    <w:p w14:paraId="0EDFB49E" w14:textId="45568CB9" w:rsidR="002B5F2F" w:rsidRDefault="002B5F2F" w:rsidP="00B11B54">
      <w:pPr>
        <w:pStyle w:val="Heading3"/>
        <w:keepLines w:val="0"/>
        <w:numPr>
          <w:ilvl w:val="2"/>
          <w:numId w:val="18"/>
        </w:numPr>
        <w:tabs>
          <w:tab w:val="num" w:pos="756"/>
        </w:tabs>
        <w:spacing w:before="240" w:after="120" w:line="240" w:lineRule="auto"/>
      </w:pPr>
      <w:bookmarkStart w:id="23" w:name="_Toc450752170"/>
      <w:r>
        <w:lastRenderedPageBreak/>
        <w:t>User Exit: ‘</w:t>
      </w:r>
      <w:proofErr w:type="spellStart"/>
      <w:r w:rsidRPr="00E97290">
        <w:t>YFSCollectionOthersUE</w:t>
      </w:r>
      <w:proofErr w:type="spellEnd"/>
      <w:r w:rsidRPr="00E97290">
        <w:t>’</w:t>
      </w:r>
      <w:bookmarkEnd w:id="23"/>
    </w:p>
    <w:p w14:paraId="3720D79B" w14:textId="5CC5F573" w:rsidR="002B5F2F" w:rsidRPr="00E25FBC" w:rsidRDefault="00B11B54" w:rsidP="00B11B54">
      <w:r>
        <w:rPr>
          <w:noProof/>
        </w:rPr>
        <w:drawing>
          <wp:inline distT="0" distB="0" distL="0" distR="0" wp14:anchorId="31661904" wp14:editId="4EA1437F">
            <wp:extent cx="8229600" cy="2942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.tif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410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2"/>
        <w:gridCol w:w="7758"/>
      </w:tblGrid>
      <w:tr w:rsidR="002B5F2F" w:rsidRPr="00E24AFB" w14:paraId="00C666AC" w14:textId="77777777" w:rsidTr="00B11B54">
        <w:trPr>
          <w:trHeight w:val="530"/>
        </w:trPr>
        <w:tc>
          <w:tcPr>
            <w:tcW w:w="2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01FC36B8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3CBE96A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6710F0A1" w14:textId="77777777" w:rsidTr="00B11B54">
        <w:tc>
          <w:tcPr>
            <w:tcW w:w="2652" w:type="dxa"/>
          </w:tcPr>
          <w:p w14:paraId="565D92D3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Implement </w:t>
            </w:r>
            <w:proofErr w:type="gramStart"/>
            <w:r>
              <w:rPr>
                <w:rFonts w:cs="Tahoma"/>
              </w:rPr>
              <w:t>As</w:t>
            </w:r>
            <w:proofErr w:type="gramEnd"/>
            <w:r>
              <w:rPr>
                <w:rFonts w:cs="Tahoma"/>
              </w:rPr>
              <w:t xml:space="preserve"> a Java Class</w:t>
            </w:r>
          </w:p>
        </w:tc>
        <w:tc>
          <w:tcPr>
            <w:tcW w:w="7758" w:type="dxa"/>
          </w:tcPr>
          <w:p w14:paraId="0B9C72F3" w14:textId="77777777" w:rsidR="002B5F2F" w:rsidRDefault="002B5F2F" w:rsidP="002B5F2F">
            <w:pPr>
              <w:rPr>
                <w:rFonts w:cs="Tahoma"/>
              </w:rPr>
            </w:pPr>
            <w:proofErr w:type="spellStart"/>
            <w:proofErr w:type="gramStart"/>
            <w:r w:rsidRPr="004C324E">
              <w:rPr>
                <w:rFonts w:cs="Tahoma"/>
              </w:rPr>
              <w:t>com.fanatics</w:t>
            </w:r>
            <w:proofErr w:type="gramEnd"/>
            <w:r w:rsidRPr="004C324E">
              <w:rPr>
                <w:rFonts w:cs="Tahoma"/>
              </w:rPr>
              <w:t>.sterling.ue.FANCollectionOthersImpl</w:t>
            </w:r>
            <w:proofErr w:type="spellEnd"/>
          </w:p>
          <w:p w14:paraId="5ED68749" w14:textId="2F8868DA" w:rsidR="00CB53F4" w:rsidRPr="00E24AFB" w:rsidRDefault="00CB53F4" w:rsidP="002B5F2F">
            <w:pPr>
              <w:rPr>
                <w:rFonts w:cs="Tahoma"/>
              </w:rPr>
            </w:pPr>
            <w:proofErr w:type="gramStart"/>
            <w:r>
              <w:rPr>
                <w:rFonts w:cs="Tahoma"/>
              </w:rPr>
              <w:t>com.laboms</w:t>
            </w:r>
            <w:proofErr w:type="gramEnd"/>
            <w:r>
              <w:rPr>
                <w:rFonts w:cs="Tahoma"/>
              </w:rPr>
              <w:t>.</w:t>
            </w:r>
            <w:r>
              <w:rPr>
                <w:rFonts w:cs="Tahoma"/>
              </w:rPr>
              <w:t>AssetPaymentSettlement.ue.PaymentSettlement_</w:t>
            </w:r>
            <w:r>
              <w:rPr>
                <w:rFonts w:cs="Tahoma"/>
              </w:rPr>
              <w:t>CollectionOthersImpl</w:t>
            </w:r>
          </w:p>
        </w:tc>
      </w:tr>
    </w:tbl>
    <w:p w14:paraId="0FEC4D06" w14:textId="77777777" w:rsidR="002B5F2F" w:rsidRDefault="002B5F2F" w:rsidP="002B5F2F"/>
    <w:p w14:paraId="77538E4E" w14:textId="77777777" w:rsidR="002B5F2F" w:rsidRDefault="002B5F2F" w:rsidP="002B5F2F">
      <w:pPr>
        <w:spacing w:after="160" w:line="259" w:lineRule="auto"/>
        <w:rPr>
          <w:rFonts w:ascii="Arial" w:hAnsi="Arial" w:cs="Arial"/>
          <w:b/>
          <w:sz w:val="24"/>
        </w:rPr>
      </w:pPr>
      <w:r>
        <w:br w:type="page"/>
      </w:r>
    </w:p>
    <w:p w14:paraId="5B875034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bookmarkStart w:id="24" w:name="_Toc450752171"/>
      <w:r>
        <w:lastRenderedPageBreak/>
        <w:t>Service: ‘</w:t>
      </w:r>
      <w:r w:rsidRPr="00E24AFB">
        <w:t>YCD_ExecuteCollectionCreditCard_Proxy_1.0</w:t>
      </w:r>
      <w:r>
        <w:t>’</w:t>
      </w:r>
      <w:bookmarkEnd w:id="24"/>
    </w:p>
    <w:p w14:paraId="50457BFC" w14:textId="77777777" w:rsidR="0068026D" w:rsidRDefault="002B5F2F" w:rsidP="0068026D">
      <w:pPr>
        <w:ind w:left="720"/>
      </w:pPr>
      <w:r>
        <w:t xml:space="preserve">Navigate to Application Platform </w:t>
      </w:r>
      <w:r>
        <w:sym w:font="Wingdings" w:char="F0E0"/>
      </w:r>
      <w:r>
        <w:t xml:space="preserve"> Process Modelling </w:t>
      </w:r>
      <w:r>
        <w:sym w:font="Wingdings" w:char="F0E0"/>
      </w:r>
      <w:r>
        <w:t xml:space="preserve"> Order Fulfillment </w:t>
      </w:r>
      <w:r>
        <w:sym w:font="Wingdings" w:char="F0E0"/>
      </w:r>
      <w:r>
        <w:t xml:space="preserve"> Services </w:t>
      </w:r>
      <w:r>
        <w:sym w:font="Wingdings" w:char="F0E0"/>
      </w:r>
      <w:r>
        <w:t xml:space="preserve"> Payment Processing.</w:t>
      </w:r>
      <w:r w:rsidR="0068026D">
        <w:t xml:space="preserve"> </w:t>
      </w:r>
    </w:p>
    <w:p w14:paraId="141FD69B" w14:textId="76F487BF" w:rsidR="002B5F2F" w:rsidRDefault="002B5F2F" w:rsidP="0068026D">
      <w:pPr>
        <w:pStyle w:val="ListParagraph"/>
        <w:numPr>
          <w:ilvl w:val="0"/>
          <w:numId w:val="19"/>
        </w:numPr>
      </w:pPr>
      <w:r>
        <w:t>Modify the existing service.</w:t>
      </w:r>
      <w:r w:rsidR="0068026D">
        <w:t xml:space="preserve"> </w:t>
      </w:r>
    </w:p>
    <w:p w14:paraId="74516A8B" w14:textId="53491DC1" w:rsidR="0068026D" w:rsidRPr="0068026D" w:rsidRDefault="0068026D" w:rsidP="0068026D">
      <w:pPr>
        <w:pStyle w:val="ListParagraph"/>
        <w:numPr>
          <w:ilvl w:val="0"/>
          <w:numId w:val="19"/>
        </w:numPr>
        <w:rPr>
          <w:rFonts w:cs="Tahoma"/>
        </w:rPr>
      </w:pPr>
      <w:r w:rsidRPr="0068026D">
        <w:rPr>
          <w:rFonts w:cs="Tahoma"/>
        </w:rPr>
        <w:t xml:space="preserve">In the parameters tab, configure the service name that invokes the REST </w:t>
      </w:r>
      <w:proofErr w:type="spellStart"/>
      <w:r w:rsidRPr="0068026D">
        <w:rPr>
          <w:rFonts w:cs="Tahoma"/>
        </w:rPr>
        <w:t>webservice</w:t>
      </w:r>
      <w:proofErr w:type="spellEnd"/>
      <w:r w:rsidRPr="0068026D">
        <w:rPr>
          <w:rFonts w:cs="Tahoma"/>
        </w:rPr>
        <w:t xml:space="preserve"> call.</w:t>
      </w:r>
    </w:p>
    <w:p w14:paraId="3BD9BA51" w14:textId="2D6EF4B5" w:rsidR="002B5F2F" w:rsidRPr="00947C3D" w:rsidRDefault="00947C3D" w:rsidP="002B5F2F">
      <w:r>
        <w:rPr>
          <w:noProof/>
        </w:rPr>
        <w:drawing>
          <wp:inline distT="0" distB="0" distL="0" distR="0" wp14:anchorId="6F916B49" wp14:editId="66142226">
            <wp:extent cx="8229600" cy="2840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.tif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0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6542"/>
      </w:tblGrid>
      <w:tr w:rsidR="002B5F2F" w:rsidRPr="00FC1B11" w14:paraId="1F3F55BF" w14:textId="77777777" w:rsidTr="002B5F2F">
        <w:tc>
          <w:tcPr>
            <w:tcW w:w="2808" w:type="dxa"/>
            <w:shd w:val="clear" w:color="auto" w:fill="595959"/>
          </w:tcPr>
          <w:p w14:paraId="2ACD829B" w14:textId="77777777" w:rsidR="002B5F2F" w:rsidRPr="00FC1B11" w:rsidRDefault="002B5F2F" w:rsidP="002B5F2F">
            <w:pPr>
              <w:rPr>
                <w:rFonts w:cs="Tahoma"/>
                <w:b/>
                <w:color w:val="E6E6E6"/>
              </w:rPr>
            </w:pPr>
            <w:r w:rsidRPr="00FC1B11"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6542" w:type="dxa"/>
            <w:shd w:val="clear" w:color="auto" w:fill="595959"/>
          </w:tcPr>
          <w:p w14:paraId="29182B3C" w14:textId="77777777" w:rsidR="002B5F2F" w:rsidRPr="00FC1B11" w:rsidRDefault="002B5F2F" w:rsidP="002B5F2F">
            <w:pPr>
              <w:rPr>
                <w:rFonts w:cs="Tahoma"/>
                <w:b/>
                <w:color w:val="E6E6E6"/>
              </w:rPr>
            </w:pPr>
            <w:r w:rsidRPr="00FC1B11"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FC1B11" w14:paraId="4B955BC5" w14:textId="77777777" w:rsidTr="002B5F2F">
        <w:tc>
          <w:tcPr>
            <w:tcW w:w="2808" w:type="dxa"/>
          </w:tcPr>
          <w:p w14:paraId="5BC935A9" w14:textId="77777777" w:rsidR="002B5F2F" w:rsidRPr="00FC1B11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Service Name</w:t>
            </w:r>
          </w:p>
        </w:tc>
        <w:tc>
          <w:tcPr>
            <w:tcW w:w="6542" w:type="dxa"/>
          </w:tcPr>
          <w:p w14:paraId="1E7F354C" w14:textId="77777777" w:rsidR="002B5F2F" w:rsidRDefault="002B5F2F" w:rsidP="002B5F2F">
            <w:proofErr w:type="spellStart"/>
            <w:r w:rsidRPr="00E24AFB">
              <w:t>Fana</w:t>
            </w:r>
            <w:r>
              <w:t>ticsSettlementInvocationService</w:t>
            </w:r>
            <w:proofErr w:type="spellEnd"/>
          </w:p>
          <w:p w14:paraId="511C73DA" w14:textId="112C69EC" w:rsidR="003732D2" w:rsidRPr="00FC1B11" w:rsidRDefault="003732D2" w:rsidP="002B5F2F">
            <w:pPr>
              <w:rPr>
                <w:rFonts w:cs="Tahoma"/>
              </w:rPr>
            </w:pPr>
            <w:proofErr w:type="spellStart"/>
            <w:r>
              <w:t>PaymentSettlementInvocationService</w:t>
            </w:r>
            <w:proofErr w:type="spellEnd"/>
          </w:p>
        </w:tc>
      </w:tr>
    </w:tbl>
    <w:p w14:paraId="3BEE6BC9" w14:textId="77777777" w:rsidR="002B5F2F" w:rsidRPr="00E24AFB" w:rsidRDefault="002B5F2F" w:rsidP="002B5F2F">
      <w:pPr>
        <w:rPr>
          <w:rFonts w:cs="Tahoma"/>
        </w:rPr>
      </w:pPr>
    </w:p>
    <w:p w14:paraId="44A9C1FB" w14:textId="77777777" w:rsidR="002B5F2F" w:rsidRPr="00CB4469" w:rsidRDefault="002B5F2F" w:rsidP="002B5F2F"/>
    <w:p w14:paraId="3F838A5B" w14:textId="77777777" w:rsidR="002B5F2F" w:rsidRDefault="002B5F2F" w:rsidP="002B5F2F"/>
    <w:p w14:paraId="345FAC89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bookmarkStart w:id="25" w:name="_Toc450752172"/>
      <w:r>
        <w:lastRenderedPageBreak/>
        <w:t>Service: ‘</w:t>
      </w:r>
      <w:r w:rsidRPr="00E24AFB">
        <w:t>YCD_ExecuteCollectionSVC_Proxy_1.0</w:t>
      </w:r>
      <w:bookmarkEnd w:id="25"/>
    </w:p>
    <w:p w14:paraId="7EE1658F" w14:textId="311C42F4" w:rsidR="002B5F2F" w:rsidRDefault="002B5F2F" w:rsidP="00947C3D">
      <w:pPr>
        <w:ind w:left="720"/>
      </w:pPr>
      <w:r>
        <w:t xml:space="preserve">Navigate to Application Platform </w:t>
      </w:r>
      <w:r>
        <w:sym w:font="Wingdings" w:char="F0E0"/>
      </w:r>
      <w:r>
        <w:t xml:space="preserve"> Process Modelling </w:t>
      </w:r>
      <w:r>
        <w:sym w:font="Wingdings" w:char="F0E0"/>
      </w:r>
      <w:r>
        <w:t xml:space="preserve"> Order Fulfillment </w:t>
      </w:r>
      <w:r>
        <w:sym w:font="Wingdings" w:char="F0E0"/>
      </w:r>
      <w:r>
        <w:t xml:space="preserve"> Services </w:t>
      </w:r>
      <w:r>
        <w:sym w:font="Wingdings" w:char="F0E0"/>
      </w:r>
      <w:r>
        <w:t xml:space="preserve"> Payment Processing.</w:t>
      </w:r>
    </w:p>
    <w:p w14:paraId="76AA9893" w14:textId="77777777" w:rsidR="00947C3D" w:rsidRDefault="00947C3D" w:rsidP="00947C3D">
      <w:pPr>
        <w:pStyle w:val="ListParagraph"/>
        <w:numPr>
          <w:ilvl w:val="0"/>
          <w:numId w:val="19"/>
        </w:numPr>
      </w:pPr>
      <w:r>
        <w:t xml:space="preserve">Modify the existing service. </w:t>
      </w:r>
    </w:p>
    <w:p w14:paraId="71A048A5" w14:textId="31E40BF8" w:rsidR="002B5F2F" w:rsidRPr="00947C3D" w:rsidRDefault="00947C3D" w:rsidP="002B5F2F">
      <w:pPr>
        <w:pStyle w:val="ListParagraph"/>
        <w:numPr>
          <w:ilvl w:val="0"/>
          <w:numId w:val="19"/>
        </w:numPr>
        <w:rPr>
          <w:rFonts w:cs="Tahoma"/>
        </w:rPr>
      </w:pPr>
      <w:r w:rsidRPr="0068026D">
        <w:rPr>
          <w:rFonts w:cs="Tahoma"/>
        </w:rPr>
        <w:t xml:space="preserve">In the parameters tab, configure the service name that invokes the REST </w:t>
      </w:r>
      <w:proofErr w:type="spellStart"/>
      <w:r w:rsidRPr="0068026D">
        <w:rPr>
          <w:rFonts w:cs="Tahoma"/>
        </w:rPr>
        <w:t>webservice</w:t>
      </w:r>
      <w:proofErr w:type="spellEnd"/>
      <w:r w:rsidRPr="0068026D">
        <w:rPr>
          <w:rFonts w:cs="Tahoma"/>
        </w:rPr>
        <w:t xml:space="preserve"> call.</w:t>
      </w:r>
    </w:p>
    <w:p w14:paraId="43788F8A" w14:textId="7521A0AF" w:rsidR="002B5F2F" w:rsidRPr="00DA0E7B" w:rsidRDefault="00DA0E7B" w:rsidP="002B5F2F">
      <w:r>
        <w:rPr>
          <w:noProof/>
        </w:rPr>
        <w:drawing>
          <wp:inline distT="0" distB="0" distL="0" distR="0" wp14:anchorId="6EBD8D0D" wp14:editId="5B0B6231">
            <wp:extent cx="8229600" cy="2728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.tif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0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6542"/>
      </w:tblGrid>
      <w:tr w:rsidR="002B5F2F" w:rsidRPr="00FC1B11" w14:paraId="51334322" w14:textId="77777777" w:rsidTr="002B5F2F">
        <w:tc>
          <w:tcPr>
            <w:tcW w:w="2808" w:type="dxa"/>
            <w:shd w:val="clear" w:color="auto" w:fill="595959"/>
          </w:tcPr>
          <w:p w14:paraId="0327835E" w14:textId="77777777" w:rsidR="002B5F2F" w:rsidRPr="00FC1B11" w:rsidRDefault="002B5F2F" w:rsidP="002B5F2F">
            <w:pPr>
              <w:rPr>
                <w:rFonts w:cs="Tahoma"/>
                <w:b/>
                <w:color w:val="E6E6E6"/>
              </w:rPr>
            </w:pPr>
            <w:r w:rsidRPr="00FC1B11"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6542" w:type="dxa"/>
            <w:shd w:val="clear" w:color="auto" w:fill="595959"/>
          </w:tcPr>
          <w:p w14:paraId="1DE765A6" w14:textId="77777777" w:rsidR="002B5F2F" w:rsidRPr="00FC1B11" w:rsidRDefault="002B5F2F" w:rsidP="002B5F2F">
            <w:pPr>
              <w:rPr>
                <w:rFonts w:cs="Tahoma"/>
                <w:b/>
                <w:color w:val="E6E6E6"/>
              </w:rPr>
            </w:pPr>
            <w:r w:rsidRPr="00FC1B11"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FC1B11" w14:paraId="00A3EB7C" w14:textId="77777777" w:rsidTr="002B5F2F">
        <w:tc>
          <w:tcPr>
            <w:tcW w:w="2808" w:type="dxa"/>
          </w:tcPr>
          <w:p w14:paraId="36A3582D" w14:textId="77777777" w:rsidR="002B5F2F" w:rsidRPr="00FC1B11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Service Name</w:t>
            </w:r>
          </w:p>
        </w:tc>
        <w:tc>
          <w:tcPr>
            <w:tcW w:w="6542" w:type="dxa"/>
          </w:tcPr>
          <w:p w14:paraId="2292E610" w14:textId="77777777" w:rsidR="002B5F2F" w:rsidRDefault="002B5F2F" w:rsidP="002B5F2F">
            <w:proofErr w:type="spellStart"/>
            <w:r w:rsidRPr="00E24AFB">
              <w:t>Fana</w:t>
            </w:r>
            <w:r>
              <w:t>ticsSettlementInvocationService</w:t>
            </w:r>
            <w:proofErr w:type="spellEnd"/>
          </w:p>
          <w:p w14:paraId="337A949C" w14:textId="7890CB40" w:rsidR="00DA0E7B" w:rsidRPr="00FC1B11" w:rsidRDefault="00DA0E7B" w:rsidP="002B5F2F">
            <w:pPr>
              <w:rPr>
                <w:rFonts w:cs="Tahoma"/>
              </w:rPr>
            </w:pPr>
            <w:proofErr w:type="spellStart"/>
            <w:r>
              <w:t>PaymentSettlementInvocationService</w:t>
            </w:r>
            <w:proofErr w:type="spellEnd"/>
          </w:p>
        </w:tc>
      </w:tr>
    </w:tbl>
    <w:p w14:paraId="2B8D9A1D" w14:textId="77777777" w:rsidR="002B5F2F" w:rsidRPr="00875053" w:rsidRDefault="002B5F2F" w:rsidP="002B5F2F"/>
    <w:p w14:paraId="725E0880" w14:textId="77777777" w:rsidR="002B5F2F" w:rsidRDefault="002B5F2F" w:rsidP="002B5F2F"/>
    <w:p w14:paraId="1C790429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bookmarkStart w:id="26" w:name="_Toc450752173"/>
      <w:r>
        <w:lastRenderedPageBreak/>
        <w:t>Service: ‘YCD_ExecuteCollectionOthers</w:t>
      </w:r>
      <w:r w:rsidRPr="00E24AFB">
        <w:t>_Proxy_1.0</w:t>
      </w:r>
      <w:r>
        <w:t>’</w:t>
      </w:r>
      <w:bookmarkEnd w:id="26"/>
    </w:p>
    <w:p w14:paraId="6DE45432" w14:textId="155F8D0A" w:rsidR="002B5F2F" w:rsidRDefault="002B5F2F" w:rsidP="006868BE">
      <w:pPr>
        <w:ind w:left="720"/>
      </w:pPr>
      <w:r>
        <w:t xml:space="preserve">Navigate to Application Platform </w:t>
      </w:r>
      <w:r>
        <w:sym w:font="Wingdings" w:char="F0E0"/>
      </w:r>
      <w:r>
        <w:t xml:space="preserve"> Process Modelling </w:t>
      </w:r>
      <w:r>
        <w:sym w:font="Wingdings" w:char="F0E0"/>
      </w:r>
      <w:r>
        <w:t xml:space="preserve"> Order Fulfillment </w:t>
      </w:r>
      <w:r>
        <w:sym w:font="Wingdings" w:char="F0E0"/>
      </w:r>
      <w:r>
        <w:t xml:space="preserve"> Services </w:t>
      </w:r>
      <w:r>
        <w:sym w:font="Wingdings" w:char="F0E0"/>
      </w:r>
      <w:r>
        <w:t xml:space="preserve"> Payment Processing.</w:t>
      </w:r>
    </w:p>
    <w:p w14:paraId="0321242D" w14:textId="77777777" w:rsidR="00BF40EA" w:rsidRDefault="00BF40EA" w:rsidP="00BF40EA">
      <w:pPr>
        <w:pStyle w:val="ListParagraph"/>
        <w:numPr>
          <w:ilvl w:val="0"/>
          <w:numId w:val="19"/>
        </w:numPr>
      </w:pPr>
      <w:r>
        <w:t xml:space="preserve">Modify the existing service. </w:t>
      </w:r>
    </w:p>
    <w:p w14:paraId="50667627" w14:textId="2DFF5AC5" w:rsidR="00BF40EA" w:rsidRPr="00BF40EA" w:rsidRDefault="00BF40EA" w:rsidP="00BF40EA">
      <w:pPr>
        <w:pStyle w:val="ListParagraph"/>
        <w:numPr>
          <w:ilvl w:val="0"/>
          <w:numId w:val="19"/>
        </w:numPr>
        <w:rPr>
          <w:rFonts w:cs="Tahoma"/>
        </w:rPr>
      </w:pPr>
      <w:r w:rsidRPr="0068026D">
        <w:rPr>
          <w:rFonts w:cs="Tahoma"/>
        </w:rPr>
        <w:t xml:space="preserve">In the parameters tab, configure the service name that invokes the REST </w:t>
      </w:r>
      <w:proofErr w:type="spellStart"/>
      <w:r w:rsidRPr="0068026D">
        <w:rPr>
          <w:rFonts w:cs="Tahoma"/>
        </w:rPr>
        <w:t>webservice</w:t>
      </w:r>
      <w:proofErr w:type="spellEnd"/>
      <w:r w:rsidRPr="0068026D">
        <w:rPr>
          <w:rFonts w:cs="Tahoma"/>
        </w:rPr>
        <w:t xml:space="preserve"> call.</w:t>
      </w:r>
    </w:p>
    <w:p w14:paraId="6FEFA1BC" w14:textId="5995BD48" w:rsidR="002B5F2F" w:rsidRPr="002B33D0" w:rsidRDefault="00BF40EA" w:rsidP="00BF40EA">
      <w:r>
        <w:rPr>
          <w:noProof/>
        </w:rPr>
        <w:drawing>
          <wp:inline distT="0" distB="0" distL="0" distR="0" wp14:anchorId="6274D0F8" wp14:editId="033891B5">
            <wp:extent cx="8229600" cy="2708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.tif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20" w:type="dxa"/>
        <w:tblInd w:w="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300"/>
      </w:tblGrid>
      <w:tr w:rsidR="00BF40EA" w:rsidRPr="00FC1B11" w14:paraId="261C9C7F" w14:textId="77777777" w:rsidTr="00BF40EA">
        <w:tc>
          <w:tcPr>
            <w:tcW w:w="2520" w:type="dxa"/>
            <w:shd w:val="clear" w:color="auto" w:fill="595959"/>
          </w:tcPr>
          <w:p w14:paraId="571C938C" w14:textId="77777777" w:rsidR="002B5F2F" w:rsidRPr="00FC1B11" w:rsidRDefault="002B5F2F" w:rsidP="002B5F2F">
            <w:pPr>
              <w:rPr>
                <w:rFonts w:cs="Tahoma"/>
                <w:b/>
                <w:color w:val="E6E6E6"/>
              </w:rPr>
            </w:pPr>
            <w:r w:rsidRPr="00FC1B11"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6300" w:type="dxa"/>
            <w:shd w:val="clear" w:color="auto" w:fill="595959"/>
          </w:tcPr>
          <w:p w14:paraId="7E55369A" w14:textId="77777777" w:rsidR="002B5F2F" w:rsidRPr="00FC1B11" w:rsidRDefault="002B5F2F" w:rsidP="002B5F2F">
            <w:pPr>
              <w:rPr>
                <w:rFonts w:cs="Tahoma"/>
                <w:b/>
                <w:color w:val="E6E6E6"/>
              </w:rPr>
            </w:pPr>
            <w:r w:rsidRPr="00FC1B11">
              <w:rPr>
                <w:rFonts w:cs="Tahoma"/>
                <w:b/>
                <w:color w:val="E6E6E6"/>
              </w:rPr>
              <w:t>Value</w:t>
            </w:r>
          </w:p>
        </w:tc>
      </w:tr>
      <w:tr w:rsidR="00BF40EA" w:rsidRPr="00FC1B11" w14:paraId="40A2AF86" w14:textId="77777777" w:rsidTr="00BF40EA">
        <w:tc>
          <w:tcPr>
            <w:tcW w:w="2520" w:type="dxa"/>
          </w:tcPr>
          <w:p w14:paraId="32AC7301" w14:textId="77777777" w:rsidR="002B5F2F" w:rsidRPr="00FC1B11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Service Name</w:t>
            </w:r>
          </w:p>
        </w:tc>
        <w:tc>
          <w:tcPr>
            <w:tcW w:w="6300" w:type="dxa"/>
          </w:tcPr>
          <w:p w14:paraId="03E59F41" w14:textId="77777777" w:rsidR="002B5F2F" w:rsidRDefault="002B5F2F" w:rsidP="002B5F2F">
            <w:proofErr w:type="spellStart"/>
            <w:r w:rsidRPr="00E24AFB">
              <w:t>Fana</w:t>
            </w:r>
            <w:r>
              <w:t>ticsSettlementInvocationService</w:t>
            </w:r>
            <w:proofErr w:type="spellEnd"/>
          </w:p>
          <w:p w14:paraId="1CC4B00D" w14:textId="1B1B2C86" w:rsidR="006868BE" w:rsidRPr="00FC1B11" w:rsidRDefault="006868BE" w:rsidP="002B5F2F">
            <w:pPr>
              <w:rPr>
                <w:rFonts w:cs="Tahoma"/>
              </w:rPr>
            </w:pPr>
            <w:proofErr w:type="spellStart"/>
            <w:r>
              <w:t>PaymentSettlementInvocationService</w:t>
            </w:r>
            <w:proofErr w:type="spellEnd"/>
          </w:p>
        </w:tc>
      </w:tr>
    </w:tbl>
    <w:p w14:paraId="608B5A42" w14:textId="77777777" w:rsidR="00BF40EA" w:rsidRDefault="00BF40EA" w:rsidP="00BF40EA">
      <w:pPr>
        <w:pStyle w:val="Heading2"/>
        <w:keepLines w:val="0"/>
        <w:numPr>
          <w:ilvl w:val="0"/>
          <w:numId w:val="0"/>
        </w:numPr>
        <w:spacing w:before="240" w:after="120" w:line="240" w:lineRule="auto"/>
        <w:ind w:left="756"/>
      </w:pPr>
      <w:bookmarkStart w:id="27" w:name="_Toc450752175"/>
    </w:p>
    <w:p w14:paraId="7E76BEB6" w14:textId="77777777" w:rsidR="00BF40EA" w:rsidRPr="00BF40EA" w:rsidRDefault="00BF40EA" w:rsidP="00BF40EA"/>
    <w:p w14:paraId="3C34887D" w14:textId="22A4B6DA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r>
        <w:lastRenderedPageBreak/>
        <w:t>Service: ‘</w:t>
      </w:r>
      <w:proofErr w:type="spellStart"/>
      <w:r w:rsidR="00777A0D">
        <w:t>PaymentSettlementInvocationService</w:t>
      </w:r>
      <w:proofErr w:type="spellEnd"/>
      <w:r>
        <w:t>’</w:t>
      </w:r>
      <w:bookmarkEnd w:id="27"/>
    </w:p>
    <w:p w14:paraId="297CE722" w14:textId="5C39E01C" w:rsidR="002B5F2F" w:rsidRPr="00D6309D" w:rsidRDefault="002B5F2F" w:rsidP="00C40AB8">
      <w:pPr>
        <w:ind w:left="180"/>
        <w:rPr>
          <w:rFonts w:cs="Tahoma"/>
        </w:rPr>
      </w:pPr>
      <w:r w:rsidRPr="00D6309D">
        <w:rPr>
          <w:rFonts w:cs="Tahoma"/>
        </w:rPr>
        <w:t xml:space="preserve">The table below provides information on where to look for the Sterling service configuration for this </w:t>
      </w:r>
      <w:r>
        <w:rPr>
          <w:rFonts w:cs="Tahoma"/>
        </w:rPr>
        <w:t>service:</w:t>
      </w:r>
    </w:p>
    <w:tbl>
      <w:tblPr>
        <w:tblStyle w:val="TableGrid"/>
        <w:tblW w:w="4689" w:type="pct"/>
        <w:tblInd w:w="607" w:type="dxa"/>
        <w:tblLook w:val="04A0" w:firstRow="1" w:lastRow="0" w:firstColumn="1" w:lastColumn="0" w:noHBand="0" w:noVBand="1"/>
      </w:tblPr>
      <w:tblGrid>
        <w:gridCol w:w="5062"/>
        <w:gridCol w:w="7083"/>
      </w:tblGrid>
      <w:tr w:rsidR="002B5F2F" w:rsidRPr="00D6309D" w14:paraId="43A1D76F" w14:textId="77777777" w:rsidTr="002B5F2F">
        <w:tc>
          <w:tcPr>
            <w:tcW w:w="2084" w:type="pct"/>
            <w:shd w:val="clear" w:color="auto" w:fill="BFBFBF" w:themeFill="background1" w:themeFillShade="BF"/>
          </w:tcPr>
          <w:p w14:paraId="37BBCE0E" w14:textId="77777777" w:rsidR="002B5F2F" w:rsidRPr="00D6309D" w:rsidRDefault="002B5F2F" w:rsidP="002B5F2F">
            <w:pPr>
              <w:rPr>
                <w:rFonts w:cs="Tahoma"/>
                <w:b/>
              </w:rPr>
            </w:pPr>
            <w:r w:rsidRPr="00D6309D">
              <w:rPr>
                <w:rFonts w:cs="Tahoma"/>
                <w:b/>
              </w:rPr>
              <w:t>Name</w:t>
            </w:r>
          </w:p>
        </w:tc>
        <w:tc>
          <w:tcPr>
            <w:tcW w:w="2916" w:type="pct"/>
            <w:shd w:val="clear" w:color="auto" w:fill="BFBFBF" w:themeFill="background1" w:themeFillShade="BF"/>
          </w:tcPr>
          <w:p w14:paraId="3ADCCC99" w14:textId="77777777" w:rsidR="002B5F2F" w:rsidRPr="00D6309D" w:rsidRDefault="002B5F2F" w:rsidP="002B5F2F">
            <w:pPr>
              <w:rPr>
                <w:rFonts w:cs="Tahoma"/>
                <w:b/>
              </w:rPr>
            </w:pPr>
            <w:r w:rsidRPr="00D6309D">
              <w:rPr>
                <w:rFonts w:cs="Tahoma"/>
                <w:b/>
              </w:rPr>
              <w:t>Value</w:t>
            </w:r>
          </w:p>
        </w:tc>
      </w:tr>
      <w:tr w:rsidR="002B5F2F" w:rsidRPr="00D6309D" w14:paraId="1454EC45" w14:textId="77777777" w:rsidTr="002B5F2F">
        <w:tc>
          <w:tcPr>
            <w:tcW w:w="2084" w:type="pct"/>
          </w:tcPr>
          <w:p w14:paraId="32D28C99" w14:textId="77777777" w:rsidR="002B5F2F" w:rsidRPr="00D6309D" w:rsidRDefault="002B5F2F" w:rsidP="002B5F2F">
            <w:pPr>
              <w:rPr>
                <w:rFonts w:cs="Tahoma"/>
              </w:rPr>
            </w:pPr>
            <w:r w:rsidRPr="00D6309D">
              <w:rPr>
                <w:rFonts w:cs="Tahoma"/>
              </w:rPr>
              <w:t>Process Type</w:t>
            </w:r>
          </w:p>
        </w:tc>
        <w:tc>
          <w:tcPr>
            <w:tcW w:w="2916" w:type="pct"/>
          </w:tcPr>
          <w:p w14:paraId="5268AA2A" w14:textId="77777777" w:rsidR="002B5F2F" w:rsidRPr="00D6309D" w:rsidRDefault="002B5F2F" w:rsidP="002B5F2F">
            <w:pPr>
              <w:rPr>
                <w:rFonts w:cs="Tahoma"/>
              </w:rPr>
            </w:pPr>
            <w:r w:rsidRPr="00D6309D">
              <w:rPr>
                <w:rFonts w:cs="Tahoma"/>
              </w:rPr>
              <w:t>Order Fulfillment</w:t>
            </w:r>
          </w:p>
        </w:tc>
      </w:tr>
      <w:tr w:rsidR="002B5F2F" w:rsidRPr="00D6309D" w14:paraId="198DE515" w14:textId="77777777" w:rsidTr="002B5F2F">
        <w:tc>
          <w:tcPr>
            <w:tcW w:w="2084" w:type="pct"/>
          </w:tcPr>
          <w:p w14:paraId="18F8D2D5" w14:textId="77777777" w:rsidR="002B5F2F" w:rsidRPr="00D6309D" w:rsidRDefault="002B5F2F" w:rsidP="002B5F2F">
            <w:pPr>
              <w:rPr>
                <w:rFonts w:cs="Tahoma"/>
              </w:rPr>
            </w:pPr>
            <w:r w:rsidRPr="00D6309D">
              <w:rPr>
                <w:rFonts w:cs="Tahoma"/>
              </w:rPr>
              <w:t>Service Group</w:t>
            </w:r>
          </w:p>
        </w:tc>
        <w:tc>
          <w:tcPr>
            <w:tcW w:w="2916" w:type="pct"/>
          </w:tcPr>
          <w:p w14:paraId="1CBCFEF6" w14:textId="1316F4DE" w:rsidR="002B5F2F" w:rsidRPr="00D6309D" w:rsidRDefault="004952AE" w:rsidP="00450938">
            <w:pPr>
              <w:rPr>
                <w:rFonts w:cs="Tahoma"/>
              </w:rPr>
            </w:pPr>
            <w:r>
              <w:rPr>
                <w:rFonts w:cs="Tahoma"/>
              </w:rPr>
              <w:t>Payment</w:t>
            </w:r>
            <w:r w:rsidR="002B5F2F">
              <w:rPr>
                <w:rFonts w:cs="Tahoma"/>
              </w:rPr>
              <w:t xml:space="preserve"> </w:t>
            </w:r>
            <w:r w:rsidR="00450938">
              <w:rPr>
                <w:rFonts w:cs="Tahoma"/>
              </w:rPr>
              <w:t>Processing</w:t>
            </w:r>
          </w:p>
        </w:tc>
      </w:tr>
      <w:tr w:rsidR="002B5F2F" w:rsidRPr="00D6309D" w14:paraId="4C76B46B" w14:textId="77777777" w:rsidTr="002B5F2F">
        <w:tc>
          <w:tcPr>
            <w:tcW w:w="2084" w:type="pct"/>
          </w:tcPr>
          <w:p w14:paraId="739A1591" w14:textId="77777777" w:rsidR="002B5F2F" w:rsidRPr="00D6309D" w:rsidRDefault="002B5F2F" w:rsidP="002B5F2F">
            <w:pPr>
              <w:rPr>
                <w:rFonts w:cs="Tahoma"/>
              </w:rPr>
            </w:pPr>
            <w:r w:rsidRPr="00D6309D">
              <w:rPr>
                <w:rFonts w:cs="Tahoma"/>
              </w:rPr>
              <w:t>Service Name</w:t>
            </w:r>
          </w:p>
        </w:tc>
        <w:tc>
          <w:tcPr>
            <w:tcW w:w="2916" w:type="pct"/>
          </w:tcPr>
          <w:p w14:paraId="52A74F85" w14:textId="77777777" w:rsidR="002B5F2F" w:rsidRDefault="002B5F2F" w:rsidP="002B5F2F">
            <w:proofErr w:type="spellStart"/>
            <w:r w:rsidRPr="00E24AFB">
              <w:t>Fana</w:t>
            </w:r>
            <w:r>
              <w:t>ticsSettlementInvocationService</w:t>
            </w:r>
            <w:proofErr w:type="spellEnd"/>
          </w:p>
          <w:p w14:paraId="793A4BB1" w14:textId="2B313CE7" w:rsidR="005D0441" w:rsidRPr="00D6309D" w:rsidRDefault="005D0441" w:rsidP="002B5F2F">
            <w:pPr>
              <w:rPr>
                <w:rFonts w:cs="Tahoma"/>
              </w:rPr>
            </w:pPr>
            <w:proofErr w:type="spellStart"/>
            <w:r>
              <w:t>PaymentSettlementInvocationService</w:t>
            </w:r>
            <w:proofErr w:type="spellEnd"/>
          </w:p>
        </w:tc>
      </w:tr>
      <w:tr w:rsidR="002B5F2F" w:rsidRPr="00D6309D" w14:paraId="726DDAC7" w14:textId="77777777" w:rsidTr="002B5F2F">
        <w:tc>
          <w:tcPr>
            <w:tcW w:w="2084" w:type="pct"/>
          </w:tcPr>
          <w:p w14:paraId="00F4551A" w14:textId="77777777" w:rsidR="002B5F2F" w:rsidRPr="00D6309D" w:rsidRDefault="002B5F2F" w:rsidP="002B5F2F">
            <w:pPr>
              <w:rPr>
                <w:rFonts w:cs="Tahoma"/>
              </w:rPr>
            </w:pPr>
            <w:r w:rsidRPr="00D6309D">
              <w:rPr>
                <w:rFonts w:cs="Tahoma"/>
              </w:rPr>
              <w:t>Service Type</w:t>
            </w:r>
          </w:p>
        </w:tc>
        <w:tc>
          <w:tcPr>
            <w:tcW w:w="2916" w:type="pct"/>
          </w:tcPr>
          <w:p w14:paraId="38716CF6" w14:textId="77777777" w:rsidR="002B5F2F" w:rsidRPr="00D6309D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</w:t>
            </w:r>
            <w:r w:rsidRPr="00D6309D">
              <w:rPr>
                <w:rFonts w:cs="Tahoma"/>
              </w:rPr>
              <w:t>ynchronous</w:t>
            </w:r>
          </w:p>
        </w:tc>
      </w:tr>
    </w:tbl>
    <w:p w14:paraId="7B6EFF8C" w14:textId="77777777" w:rsidR="002B5F2F" w:rsidRDefault="002B5F2F" w:rsidP="002B5F2F"/>
    <w:p w14:paraId="2E15D046" w14:textId="5E9FE81D" w:rsidR="00C40AB8" w:rsidRDefault="00C40AB8" w:rsidP="002B5F2F">
      <w:r>
        <w:rPr>
          <w:noProof/>
        </w:rPr>
        <w:drawing>
          <wp:inline distT="0" distB="0" distL="0" distR="0" wp14:anchorId="37988D55" wp14:editId="66076F2B">
            <wp:extent cx="8229600" cy="27660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est.tif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2689" w14:textId="13BC5625" w:rsidR="002B5F2F" w:rsidRPr="00726BD1" w:rsidRDefault="00726BD1" w:rsidP="00726BD1">
      <w:pPr>
        <w:ind w:left="180"/>
      </w:pPr>
      <w:r>
        <w:rPr>
          <w:noProof/>
        </w:rPr>
        <w:lastRenderedPageBreak/>
        <w:drawing>
          <wp:inline distT="0" distB="0" distL="0" distR="0" wp14:anchorId="1BD5F2E6" wp14:editId="0D5512BB">
            <wp:extent cx="8229600" cy="29902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ntitled.tif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26FF" w14:textId="77777777" w:rsidR="002B5F2F" w:rsidRDefault="002B5F2F" w:rsidP="00830961">
      <w:pPr>
        <w:pStyle w:val="Heading3"/>
        <w:keepLines w:val="0"/>
        <w:numPr>
          <w:ilvl w:val="2"/>
          <w:numId w:val="11"/>
        </w:numPr>
        <w:spacing w:before="120" w:line="240" w:lineRule="auto"/>
      </w:pPr>
      <w:bookmarkStart w:id="28" w:name="_Toc446680164"/>
      <w:bookmarkStart w:id="29" w:name="_Toc447666018"/>
      <w:bookmarkStart w:id="30" w:name="_Toc450752176"/>
      <w:bookmarkEnd w:id="19"/>
      <w:r>
        <w:t>REST call Utility API Component</w:t>
      </w:r>
      <w:bookmarkEnd w:id="28"/>
      <w:bookmarkEnd w:id="29"/>
      <w:bookmarkEnd w:id="30"/>
    </w:p>
    <w:p w14:paraId="0E4688EF" w14:textId="1262CFD3" w:rsidR="002B5F2F" w:rsidRDefault="002B5F2F" w:rsidP="00726BD1">
      <w:pPr>
        <w:ind w:left="810"/>
      </w:pPr>
      <w:r>
        <w:t xml:space="preserve">The first component in the </w:t>
      </w:r>
      <w:proofErr w:type="spellStart"/>
      <w:r w:rsidRPr="00E24AFB">
        <w:t>Fana</w:t>
      </w:r>
      <w:r>
        <w:t>ticsSettlementInvocationService</w:t>
      </w:r>
      <w:proofErr w:type="spellEnd"/>
      <w:r>
        <w:t xml:space="preserve"> is the custom API utility that invokes the REST call.</w:t>
      </w:r>
    </w:p>
    <w:p w14:paraId="43000254" w14:textId="77777777" w:rsidR="002B5F2F" w:rsidRPr="004F2378" w:rsidRDefault="002B5F2F" w:rsidP="00830961">
      <w:pPr>
        <w:pStyle w:val="Heading4"/>
        <w:keepLines w:val="0"/>
        <w:numPr>
          <w:ilvl w:val="3"/>
          <w:numId w:val="10"/>
        </w:numPr>
        <w:spacing w:before="20" w:after="20" w:line="240" w:lineRule="auto"/>
        <w:jc w:val="both"/>
      </w:pPr>
      <w:r>
        <w:t xml:space="preserve">General </w:t>
      </w:r>
      <w:r w:rsidRPr="001F5F6F">
        <w:t>tab</w:t>
      </w:r>
    </w:p>
    <w:tbl>
      <w:tblPr>
        <w:tblStyle w:val="TableGrid"/>
        <w:tblW w:w="4689" w:type="pct"/>
        <w:tblInd w:w="855" w:type="dxa"/>
        <w:tblLook w:val="04A0" w:firstRow="1" w:lastRow="0" w:firstColumn="1" w:lastColumn="0" w:noHBand="0" w:noVBand="1"/>
      </w:tblPr>
      <w:tblGrid>
        <w:gridCol w:w="4872"/>
        <w:gridCol w:w="7273"/>
      </w:tblGrid>
      <w:tr w:rsidR="002B5F2F" w14:paraId="3EE41CCB" w14:textId="77777777" w:rsidTr="002B5F2F">
        <w:tc>
          <w:tcPr>
            <w:tcW w:w="2084" w:type="pct"/>
            <w:shd w:val="clear" w:color="auto" w:fill="BFBFBF" w:themeFill="background1" w:themeFillShade="BF"/>
          </w:tcPr>
          <w:p w14:paraId="7266319F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916" w:type="pct"/>
            <w:shd w:val="clear" w:color="auto" w:fill="BFBFBF" w:themeFill="background1" w:themeFillShade="BF"/>
          </w:tcPr>
          <w:p w14:paraId="558A8A2F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2B5F2F" w14:paraId="23F1A961" w14:textId="77777777" w:rsidTr="002B5F2F">
        <w:tc>
          <w:tcPr>
            <w:tcW w:w="2084" w:type="pct"/>
          </w:tcPr>
          <w:p w14:paraId="50316AEA" w14:textId="77777777" w:rsidR="002B5F2F" w:rsidRDefault="002B5F2F" w:rsidP="002B5F2F">
            <w:r>
              <w:t>Extended API</w:t>
            </w:r>
          </w:p>
        </w:tc>
        <w:tc>
          <w:tcPr>
            <w:tcW w:w="2916" w:type="pct"/>
          </w:tcPr>
          <w:p w14:paraId="12DF84AD" w14:textId="77777777" w:rsidR="002B5F2F" w:rsidRDefault="002B5F2F" w:rsidP="002B5F2F">
            <w:r>
              <w:t>Y</w:t>
            </w:r>
          </w:p>
        </w:tc>
      </w:tr>
      <w:tr w:rsidR="002B5F2F" w14:paraId="08F30234" w14:textId="77777777" w:rsidTr="002B5F2F">
        <w:tc>
          <w:tcPr>
            <w:tcW w:w="2084" w:type="pct"/>
          </w:tcPr>
          <w:p w14:paraId="08FBC17D" w14:textId="77777777" w:rsidR="002B5F2F" w:rsidRDefault="002B5F2F" w:rsidP="002B5F2F">
            <w:r>
              <w:t>API Name</w:t>
            </w:r>
          </w:p>
        </w:tc>
        <w:tc>
          <w:tcPr>
            <w:tcW w:w="2916" w:type="pct"/>
          </w:tcPr>
          <w:p w14:paraId="3D3A8452" w14:textId="77777777" w:rsidR="002B5F2F" w:rsidRDefault="002B5F2F" w:rsidP="002B5F2F">
            <w:proofErr w:type="spellStart"/>
            <w:r>
              <w:t>invokeREST</w:t>
            </w:r>
            <w:proofErr w:type="spellEnd"/>
          </w:p>
        </w:tc>
      </w:tr>
      <w:tr w:rsidR="002B5F2F" w14:paraId="43D3DFD4" w14:textId="77777777" w:rsidTr="002B5F2F">
        <w:tc>
          <w:tcPr>
            <w:tcW w:w="2084" w:type="pct"/>
          </w:tcPr>
          <w:p w14:paraId="6DA83225" w14:textId="77777777" w:rsidR="002B5F2F" w:rsidRDefault="002B5F2F" w:rsidP="002B5F2F">
            <w:r>
              <w:t>Class Name</w:t>
            </w:r>
          </w:p>
        </w:tc>
        <w:tc>
          <w:tcPr>
            <w:tcW w:w="2916" w:type="pct"/>
          </w:tcPr>
          <w:p w14:paraId="5388BDE1" w14:textId="77777777" w:rsidR="002B5F2F" w:rsidRDefault="002B5F2F" w:rsidP="002B5F2F">
            <w:proofErr w:type="spellStart"/>
            <w:proofErr w:type="gramStart"/>
            <w:r w:rsidRPr="003812AE">
              <w:t>com.fanatics</w:t>
            </w:r>
            <w:proofErr w:type="gramEnd"/>
            <w:r w:rsidRPr="003812AE">
              <w:t>.sterling.util.FanaticsInvokeRESTUtil</w:t>
            </w:r>
            <w:proofErr w:type="spellEnd"/>
          </w:p>
          <w:p w14:paraId="6898AA8D" w14:textId="38AA5F32" w:rsidR="00777A0D" w:rsidRDefault="00777A0D" w:rsidP="00777A0D">
            <w:proofErr w:type="gramStart"/>
            <w:r>
              <w:rPr>
                <w:rFonts w:cs="Tahoma"/>
              </w:rPr>
              <w:t>com.laboms</w:t>
            </w:r>
            <w:proofErr w:type="gramEnd"/>
            <w:r>
              <w:rPr>
                <w:rFonts w:cs="Tahoma"/>
              </w:rPr>
              <w:t>.AssetPaymentSettlement.</w:t>
            </w:r>
            <w:r>
              <w:rPr>
                <w:rFonts w:cs="Tahoma"/>
              </w:rPr>
              <w:t>util</w:t>
            </w:r>
            <w:r>
              <w:rPr>
                <w:rFonts w:cs="Tahoma"/>
              </w:rPr>
              <w:t>.PaymentSettlement_</w:t>
            </w:r>
            <w:r w:rsidRPr="003812AE">
              <w:t>InvokeRESTUtil</w:t>
            </w:r>
          </w:p>
        </w:tc>
      </w:tr>
      <w:tr w:rsidR="002B5F2F" w14:paraId="2385CB00" w14:textId="77777777" w:rsidTr="002B5F2F">
        <w:tc>
          <w:tcPr>
            <w:tcW w:w="2084" w:type="pct"/>
          </w:tcPr>
          <w:p w14:paraId="323EA47A" w14:textId="77777777" w:rsidR="002B5F2F" w:rsidRDefault="002B5F2F" w:rsidP="002B5F2F">
            <w:r>
              <w:t>Method Name</w:t>
            </w:r>
          </w:p>
        </w:tc>
        <w:tc>
          <w:tcPr>
            <w:tcW w:w="2916" w:type="pct"/>
          </w:tcPr>
          <w:p w14:paraId="2838BBB5" w14:textId="77777777" w:rsidR="002B5F2F" w:rsidRDefault="002B5F2F" w:rsidP="002B5F2F">
            <w:proofErr w:type="spellStart"/>
            <w:r>
              <w:t>invokeREST</w:t>
            </w:r>
            <w:proofErr w:type="spellEnd"/>
          </w:p>
        </w:tc>
      </w:tr>
    </w:tbl>
    <w:p w14:paraId="5EC973F9" w14:textId="77777777" w:rsidR="002B5F2F" w:rsidRDefault="002B5F2F" w:rsidP="002B5F2F">
      <w:pPr>
        <w:rPr>
          <w:rFonts w:cs="Tahoma"/>
        </w:rPr>
      </w:pPr>
    </w:p>
    <w:p w14:paraId="71730167" w14:textId="77777777" w:rsidR="002B5F2F" w:rsidRPr="004F2378" w:rsidRDefault="002B5F2F" w:rsidP="00830961">
      <w:pPr>
        <w:pStyle w:val="Heading4"/>
        <w:keepLines w:val="0"/>
        <w:numPr>
          <w:ilvl w:val="3"/>
          <w:numId w:val="10"/>
        </w:numPr>
        <w:spacing w:before="20" w:after="20" w:line="240" w:lineRule="auto"/>
        <w:jc w:val="both"/>
      </w:pPr>
      <w:r>
        <w:t xml:space="preserve">  Arguments </w:t>
      </w:r>
      <w:r w:rsidRPr="001F5F6F">
        <w:t>tab</w:t>
      </w:r>
    </w:p>
    <w:tbl>
      <w:tblPr>
        <w:tblStyle w:val="TableGrid"/>
        <w:tblW w:w="4689" w:type="pct"/>
        <w:tblInd w:w="855" w:type="dxa"/>
        <w:tblLook w:val="04A0" w:firstRow="1" w:lastRow="0" w:firstColumn="1" w:lastColumn="0" w:noHBand="0" w:noVBand="1"/>
      </w:tblPr>
      <w:tblGrid>
        <w:gridCol w:w="5062"/>
        <w:gridCol w:w="7083"/>
      </w:tblGrid>
      <w:tr w:rsidR="002B5F2F" w14:paraId="10AD8D8E" w14:textId="77777777" w:rsidTr="002B5F2F">
        <w:tc>
          <w:tcPr>
            <w:tcW w:w="2084" w:type="pct"/>
            <w:shd w:val="clear" w:color="auto" w:fill="BFBFBF" w:themeFill="background1" w:themeFillShade="BF"/>
          </w:tcPr>
          <w:p w14:paraId="6409C679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916" w:type="pct"/>
            <w:shd w:val="clear" w:color="auto" w:fill="BFBFBF" w:themeFill="background1" w:themeFillShade="BF"/>
          </w:tcPr>
          <w:p w14:paraId="66100C1C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2B5F2F" w14:paraId="75A49164" w14:textId="77777777" w:rsidTr="002B5F2F">
        <w:tc>
          <w:tcPr>
            <w:tcW w:w="2084" w:type="pct"/>
          </w:tcPr>
          <w:p w14:paraId="6D1C2BF8" w14:textId="77777777" w:rsidR="002B5F2F" w:rsidRDefault="002B5F2F" w:rsidP="002B5F2F">
            <w:proofErr w:type="spellStart"/>
            <w:r>
              <w:t>baseUrl</w:t>
            </w:r>
            <w:proofErr w:type="spellEnd"/>
          </w:p>
        </w:tc>
        <w:tc>
          <w:tcPr>
            <w:tcW w:w="2916" w:type="pct"/>
          </w:tcPr>
          <w:p w14:paraId="6CCFA973" w14:textId="77777777" w:rsidR="002B5F2F" w:rsidRDefault="002B5F2F" w:rsidP="002B5F2F">
            <w:r>
              <w:t>TBD</w:t>
            </w:r>
          </w:p>
        </w:tc>
      </w:tr>
      <w:tr w:rsidR="002B5F2F" w14:paraId="73519816" w14:textId="77777777" w:rsidTr="002B5F2F">
        <w:tc>
          <w:tcPr>
            <w:tcW w:w="2084" w:type="pct"/>
          </w:tcPr>
          <w:p w14:paraId="456AA9D5" w14:textId="77777777" w:rsidR="002B5F2F" w:rsidRDefault="002B5F2F" w:rsidP="002B5F2F">
            <w:r>
              <w:t>path</w:t>
            </w:r>
          </w:p>
        </w:tc>
        <w:tc>
          <w:tcPr>
            <w:tcW w:w="2916" w:type="pct"/>
          </w:tcPr>
          <w:p w14:paraId="280217A3" w14:textId="77777777" w:rsidR="002B5F2F" w:rsidRDefault="002B5F2F" w:rsidP="002B5F2F">
            <w:r>
              <w:t>TBD</w:t>
            </w:r>
          </w:p>
        </w:tc>
      </w:tr>
      <w:tr w:rsidR="002B5F2F" w14:paraId="60478AC6" w14:textId="77777777" w:rsidTr="002B5F2F">
        <w:tc>
          <w:tcPr>
            <w:tcW w:w="2084" w:type="pct"/>
          </w:tcPr>
          <w:p w14:paraId="1C4475F6" w14:textId="77777777" w:rsidR="002B5F2F" w:rsidRDefault="002B5F2F" w:rsidP="002B5F2F">
            <w:proofErr w:type="spellStart"/>
            <w:r>
              <w:lastRenderedPageBreak/>
              <w:t>authType</w:t>
            </w:r>
            <w:proofErr w:type="spellEnd"/>
          </w:p>
        </w:tc>
        <w:tc>
          <w:tcPr>
            <w:tcW w:w="2916" w:type="pct"/>
          </w:tcPr>
          <w:p w14:paraId="096E1C7D" w14:textId="77777777" w:rsidR="002B5F2F" w:rsidRDefault="002B5F2F" w:rsidP="002B5F2F">
            <w:r>
              <w:t>Basic</w:t>
            </w:r>
          </w:p>
        </w:tc>
      </w:tr>
      <w:tr w:rsidR="002B5F2F" w14:paraId="30963E71" w14:textId="77777777" w:rsidTr="002B5F2F">
        <w:tc>
          <w:tcPr>
            <w:tcW w:w="2084" w:type="pct"/>
          </w:tcPr>
          <w:p w14:paraId="33A3C3F1" w14:textId="77777777" w:rsidR="002B5F2F" w:rsidRDefault="002B5F2F" w:rsidP="002B5F2F">
            <w:r w:rsidRPr="00AC1D66">
              <w:t>Content-Type</w:t>
            </w:r>
          </w:p>
        </w:tc>
        <w:tc>
          <w:tcPr>
            <w:tcW w:w="2916" w:type="pct"/>
          </w:tcPr>
          <w:p w14:paraId="2CA0D19D" w14:textId="77777777" w:rsidR="002B5F2F" w:rsidRDefault="002B5F2F" w:rsidP="002B5F2F">
            <w:r w:rsidRPr="002147FB">
              <w:t>application/xml</w:t>
            </w:r>
          </w:p>
        </w:tc>
      </w:tr>
      <w:tr w:rsidR="002B5F2F" w14:paraId="3E2B3735" w14:textId="77777777" w:rsidTr="002B5F2F">
        <w:tc>
          <w:tcPr>
            <w:tcW w:w="2084" w:type="pct"/>
          </w:tcPr>
          <w:p w14:paraId="0EE636B1" w14:textId="77777777" w:rsidR="002B5F2F" w:rsidRDefault="002B5F2F" w:rsidP="002B5F2F">
            <w:r>
              <w:t>Accept</w:t>
            </w:r>
          </w:p>
        </w:tc>
        <w:tc>
          <w:tcPr>
            <w:tcW w:w="2916" w:type="pct"/>
          </w:tcPr>
          <w:p w14:paraId="30CCDC46" w14:textId="77777777" w:rsidR="002B5F2F" w:rsidRDefault="002B5F2F" w:rsidP="002B5F2F">
            <w:r w:rsidRPr="002147FB">
              <w:t>application/xml</w:t>
            </w:r>
          </w:p>
        </w:tc>
      </w:tr>
      <w:tr w:rsidR="002B5F2F" w14:paraId="7474034D" w14:textId="77777777" w:rsidTr="002B5F2F">
        <w:tc>
          <w:tcPr>
            <w:tcW w:w="2084" w:type="pct"/>
          </w:tcPr>
          <w:p w14:paraId="1AF1B490" w14:textId="77777777" w:rsidR="002B5F2F" w:rsidRDefault="002B5F2F" w:rsidP="002B5F2F">
            <w:r>
              <w:t>username</w:t>
            </w:r>
          </w:p>
        </w:tc>
        <w:tc>
          <w:tcPr>
            <w:tcW w:w="2916" w:type="pct"/>
          </w:tcPr>
          <w:p w14:paraId="45A8B6A7" w14:textId="77777777" w:rsidR="002B5F2F" w:rsidRDefault="002B5F2F" w:rsidP="002B5F2F">
            <w:r>
              <w:t>TBD</w:t>
            </w:r>
          </w:p>
        </w:tc>
      </w:tr>
      <w:tr w:rsidR="002B5F2F" w14:paraId="6B8690DB" w14:textId="77777777" w:rsidTr="002B5F2F">
        <w:tc>
          <w:tcPr>
            <w:tcW w:w="2084" w:type="pct"/>
          </w:tcPr>
          <w:p w14:paraId="21AF8AA0" w14:textId="77777777" w:rsidR="002B5F2F" w:rsidRDefault="002B5F2F" w:rsidP="002B5F2F">
            <w:r>
              <w:t>password</w:t>
            </w:r>
          </w:p>
        </w:tc>
        <w:tc>
          <w:tcPr>
            <w:tcW w:w="2916" w:type="pct"/>
          </w:tcPr>
          <w:p w14:paraId="6665D418" w14:textId="77777777" w:rsidR="002B5F2F" w:rsidRDefault="002B5F2F" w:rsidP="002B5F2F">
            <w:r>
              <w:t>TBD</w:t>
            </w:r>
          </w:p>
        </w:tc>
      </w:tr>
      <w:tr w:rsidR="002B5F2F" w14:paraId="6DEF1B6F" w14:textId="77777777" w:rsidTr="002B5F2F">
        <w:tc>
          <w:tcPr>
            <w:tcW w:w="2084" w:type="pct"/>
          </w:tcPr>
          <w:p w14:paraId="2470103B" w14:textId="77777777" w:rsidR="002B5F2F" w:rsidRDefault="002B5F2F" w:rsidP="002B5F2F">
            <w:r>
              <w:t>token</w:t>
            </w:r>
          </w:p>
        </w:tc>
        <w:tc>
          <w:tcPr>
            <w:tcW w:w="2916" w:type="pct"/>
          </w:tcPr>
          <w:p w14:paraId="7A2B65D8" w14:textId="77777777" w:rsidR="002B5F2F" w:rsidRDefault="002B5F2F" w:rsidP="002B5F2F">
            <w:r>
              <w:t>TBD</w:t>
            </w:r>
          </w:p>
        </w:tc>
      </w:tr>
      <w:tr w:rsidR="002B5F2F" w14:paraId="40AAF9AA" w14:textId="77777777" w:rsidTr="002B5F2F">
        <w:tc>
          <w:tcPr>
            <w:tcW w:w="2084" w:type="pct"/>
          </w:tcPr>
          <w:p w14:paraId="08FC56DB" w14:textId="77777777" w:rsidR="002B5F2F" w:rsidRDefault="002B5F2F" w:rsidP="002B5F2F">
            <w:r w:rsidRPr="00AC1D66">
              <w:t>X-</w:t>
            </w:r>
            <w:proofErr w:type="spellStart"/>
            <w:r w:rsidRPr="00AC1D66">
              <w:t>Auth</w:t>
            </w:r>
            <w:proofErr w:type="spellEnd"/>
            <w:r w:rsidRPr="00AC1D66">
              <w:t>-Client</w:t>
            </w:r>
          </w:p>
        </w:tc>
        <w:tc>
          <w:tcPr>
            <w:tcW w:w="2916" w:type="pct"/>
          </w:tcPr>
          <w:p w14:paraId="539CC7D4" w14:textId="77777777" w:rsidR="002B5F2F" w:rsidRDefault="002B5F2F" w:rsidP="002B5F2F">
            <w:r>
              <w:t>TBD</w:t>
            </w:r>
          </w:p>
        </w:tc>
      </w:tr>
      <w:tr w:rsidR="002B5F2F" w14:paraId="5B9DFFA9" w14:textId="77777777" w:rsidTr="002B5F2F">
        <w:tc>
          <w:tcPr>
            <w:tcW w:w="2084" w:type="pct"/>
          </w:tcPr>
          <w:p w14:paraId="7A38CCF0" w14:textId="77777777" w:rsidR="002B5F2F" w:rsidRPr="00AC1D66" w:rsidRDefault="002B5F2F" w:rsidP="002B5F2F">
            <w:r w:rsidRPr="00AC1D66">
              <w:t>X-</w:t>
            </w:r>
            <w:proofErr w:type="spellStart"/>
            <w:r w:rsidRPr="00AC1D66">
              <w:t>Auth</w:t>
            </w:r>
            <w:proofErr w:type="spellEnd"/>
            <w:r w:rsidRPr="00AC1D66">
              <w:t>-Token</w:t>
            </w:r>
          </w:p>
        </w:tc>
        <w:tc>
          <w:tcPr>
            <w:tcW w:w="2916" w:type="pct"/>
          </w:tcPr>
          <w:p w14:paraId="701B1FC0" w14:textId="77777777" w:rsidR="002B5F2F" w:rsidRDefault="002B5F2F" w:rsidP="002B5F2F">
            <w:r>
              <w:t>TBD</w:t>
            </w:r>
          </w:p>
        </w:tc>
      </w:tr>
      <w:tr w:rsidR="002B5F2F" w14:paraId="3DAD991D" w14:textId="77777777" w:rsidTr="002B5F2F">
        <w:tc>
          <w:tcPr>
            <w:tcW w:w="2084" w:type="pct"/>
          </w:tcPr>
          <w:p w14:paraId="5765DA6C" w14:textId="77777777" w:rsidR="002B5F2F" w:rsidRPr="00AC1D66" w:rsidRDefault="002B5F2F" w:rsidP="002B5F2F">
            <w:r>
              <w:t>payload</w:t>
            </w:r>
          </w:p>
        </w:tc>
        <w:tc>
          <w:tcPr>
            <w:tcW w:w="2916" w:type="pct"/>
          </w:tcPr>
          <w:p w14:paraId="79794DE1" w14:textId="77777777" w:rsidR="002B5F2F" w:rsidRDefault="002B5F2F" w:rsidP="002B5F2F">
            <w:r>
              <w:t>TBD</w:t>
            </w:r>
          </w:p>
        </w:tc>
      </w:tr>
    </w:tbl>
    <w:p w14:paraId="47D7C86C" w14:textId="77777777" w:rsidR="002B5F2F" w:rsidRDefault="002B5F2F" w:rsidP="002B5F2F">
      <w:pPr>
        <w:rPr>
          <w:rFonts w:cs="Tahoma"/>
        </w:rPr>
      </w:pPr>
    </w:p>
    <w:p w14:paraId="3C30BDBD" w14:textId="77777777" w:rsidR="002B5F2F" w:rsidRDefault="002B5F2F" w:rsidP="002B5F2F">
      <w:pPr>
        <w:rPr>
          <w:rFonts w:cs="Tahoma"/>
        </w:rPr>
      </w:pPr>
    </w:p>
    <w:p w14:paraId="73CB9FA6" w14:textId="77777777" w:rsidR="00726BD1" w:rsidRDefault="00726BD1" w:rsidP="002B5F2F">
      <w:pPr>
        <w:rPr>
          <w:rFonts w:cs="Tahoma"/>
        </w:rPr>
      </w:pPr>
    </w:p>
    <w:p w14:paraId="65B8A6E0" w14:textId="77777777" w:rsidR="00726BD1" w:rsidRDefault="00726BD1" w:rsidP="002B5F2F">
      <w:pPr>
        <w:rPr>
          <w:rFonts w:cs="Tahoma"/>
        </w:rPr>
      </w:pPr>
    </w:p>
    <w:p w14:paraId="77E6DE13" w14:textId="77777777" w:rsidR="00726BD1" w:rsidRDefault="00726BD1" w:rsidP="002B5F2F">
      <w:pPr>
        <w:rPr>
          <w:rFonts w:cs="Tahoma"/>
        </w:rPr>
      </w:pPr>
    </w:p>
    <w:p w14:paraId="6EE28505" w14:textId="77777777" w:rsidR="00726BD1" w:rsidRDefault="00726BD1" w:rsidP="002B5F2F">
      <w:pPr>
        <w:rPr>
          <w:rFonts w:cs="Tahoma"/>
        </w:rPr>
      </w:pPr>
    </w:p>
    <w:p w14:paraId="0316166B" w14:textId="77777777" w:rsidR="00726BD1" w:rsidRDefault="00726BD1" w:rsidP="002B5F2F">
      <w:pPr>
        <w:rPr>
          <w:rFonts w:cs="Tahoma"/>
        </w:rPr>
      </w:pPr>
    </w:p>
    <w:p w14:paraId="0166B541" w14:textId="77777777" w:rsidR="00726BD1" w:rsidRDefault="00726BD1" w:rsidP="002B5F2F">
      <w:pPr>
        <w:rPr>
          <w:rFonts w:cs="Tahoma"/>
        </w:rPr>
      </w:pPr>
    </w:p>
    <w:p w14:paraId="5C4442CD" w14:textId="77777777" w:rsidR="00726BD1" w:rsidRDefault="00726BD1" w:rsidP="002B5F2F">
      <w:pPr>
        <w:rPr>
          <w:rFonts w:cs="Tahoma"/>
        </w:rPr>
      </w:pPr>
    </w:p>
    <w:p w14:paraId="34EBC1B8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bookmarkStart w:id="31" w:name="_Toc446680174"/>
      <w:bookmarkStart w:id="32" w:name="_Toc450752177"/>
      <w:r>
        <w:lastRenderedPageBreak/>
        <w:t>Payment Alert Queue</w:t>
      </w:r>
      <w:r w:rsidRPr="001A3A7F">
        <w:t xml:space="preserve"> Configuration</w:t>
      </w:r>
      <w:bookmarkEnd w:id="31"/>
      <w:bookmarkEnd w:id="32"/>
      <w:r w:rsidRPr="001A3A7F">
        <w:t xml:space="preserve"> </w:t>
      </w:r>
    </w:p>
    <w:p w14:paraId="53738350" w14:textId="032394B7" w:rsidR="002B5F2F" w:rsidRPr="00E24AFB" w:rsidRDefault="002B5F2F" w:rsidP="002B5F2F">
      <w:pPr>
        <w:pStyle w:val="ListParagraph"/>
        <w:ind w:left="756"/>
        <w:rPr>
          <w:rFonts w:cs="Tahoma"/>
        </w:rPr>
      </w:pPr>
      <w:r>
        <w:rPr>
          <w:rFonts w:cs="Tahoma"/>
        </w:rPr>
        <w:t xml:space="preserve">Create a new queue under Application Platform </w:t>
      </w:r>
      <w:r w:rsidRPr="00D42B53">
        <w:rPr>
          <w:rFonts w:cs="Tahoma"/>
        </w:rPr>
        <w:sym w:font="Wingdings" w:char="F0E0"/>
      </w:r>
      <w:r>
        <w:rPr>
          <w:rFonts w:cs="Tahoma"/>
        </w:rPr>
        <w:t xml:space="preserve"> Queue Management</w:t>
      </w:r>
      <w:r>
        <w:rPr>
          <w:rFonts w:cs="Tahoma"/>
        </w:rPr>
        <w:br/>
      </w:r>
      <w:r w:rsidR="00726BD1">
        <w:rPr>
          <w:rFonts w:cs="Tahoma"/>
          <w:noProof/>
        </w:rPr>
        <w:drawing>
          <wp:inline distT="0" distB="0" distL="0" distR="0" wp14:anchorId="070CDC9E" wp14:editId="2AAF7FD7">
            <wp:extent cx="8229600" cy="17799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ntitled.tif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2948" w:type="dxa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0"/>
        <w:gridCol w:w="9168"/>
      </w:tblGrid>
      <w:tr w:rsidR="00726BD1" w:rsidRPr="00536DED" w14:paraId="51E602C8" w14:textId="77777777" w:rsidTr="00726BD1">
        <w:tc>
          <w:tcPr>
            <w:tcW w:w="3780" w:type="dxa"/>
            <w:shd w:val="clear" w:color="auto" w:fill="595959"/>
          </w:tcPr>
          <w:p w14:paraId="11817B3E" w14:textId="77777777" w:rsidR="002B5F2F" w:rsidRPr="00536DED" w:rsidRDefault="002B5F2F" w:rsidP="002B5F2F">
            <w:pPr>
              <w:rPr>
                <w:rFonts w:cs="Tahoma"/>
                <w:b/>
                <w:color w:val="E6E6E6"/>
              </w:rPr>
            </w:pPr>
            <w:bookmarkStart w:id="33" w:name="_Toc446008276"/>
            <w:bookmarkStart w:id="34" w:name="_Toc165774196"/>
            <w:bookmarkStart w:id="35" w:name="_Toc167260977"/>
            <w:bookmarkStart w:id="36" w:name="_Toc443926744"/>
            <w:r>
              <w:br w:type="page"/>
            </w:r>
            <w:r w:rsidRPr="00536DED"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9168" w:type="dxa"/>
            <w:shd w:val="clear" w:color="auto" w:fill="595959"/>
          </w:tcPr>
          <w:p w14:paraId="2F61B192" w14:textId="77777777" w:rsidR="002B5F2F" w:rsidRPr="00536DED" w:rsidRDefault="002B5F2F" w:rsidP="002B5F2F">
            <w:pPr>
              <w:rPr>
                <w:rFonts w:cs="Tahoma"/>
                <w:b/>
                <w:color w:val="E6E6E6"/>
              </w:rPr>
            </w:pPr>
            <w:r w:rsidRPr="00536DED">
              <w:rPr>
                <w:rFonts w:cs="Tahoma"/>
                <w:b/>
                <w:color w:val="E6E6E6"/>
              </w:rPr>
              <w:t>Value</w:t>
            </w:r>
          </w:p>
        </w:tc>
      </w:tr>
      <w:tr w:rsidR="00726BD1" w:rsidRPr="00536DED" w14:paraId="5000DD35" w14:textId="77777777" w:rsidTr="00726BD1">
        <w:tc>
          <w:tcPr>
            <w:tcW w:w="3780" w:type="dxa"/>
          </w:tcPr>
          <w:p w14:paraId="00059D35" w14:textId="77777777" w:rsidR="002B5F2F" w:rsidRPr="00536DED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Queue Id</w:t>
            </w:r>
          </w:p>
        </w:tc>
        <w:tc>
          <w:tcPr>
            <w:tcW w:w="9168" w:type="dxa"/>
          </w:tcPr>
          <w:p w14:paraId="5F8888B6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FAN_PAYMENT_FAILURES</w:t>
            </w:r>
          </w:p>
          <w:p w14:paraId="726CB8F7" w14:textId="5AD3C0F3" w:rsidR="00726BD1" w:rsidRPr="00536DED" w:rsidRDefault="00726BD1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PAYMENT_SETTLEMENT_FAILURES</w:t>
            </w:r>
          </w:p>
        </w:tc>
      </w:tr>
      <w:tr w:rsidR="00726BD1" w:rsidRPr="00536DED" w14:paraId="633B8260" w14:textId="77777777" w:rsidTr="00726BD1">
        <w:tc>
          <w:tcPr>
            <w:tcW w:w="3780" w:type="dxa"/>
          </w:tcPr>
          <w:p w14:paraId="4C331D3C" w14:textId="77777777" w:rsidR="002B5F2F" w:rsidRPr="00536DED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Queue Description</w:t>
            </w:r>
          </w:p>
        </w:tc>
        <w:tc>
          <w:tcPr>
            <w:tcW w:w="9168" w:type="dxa"/>
          </w:tcPr>
          <w:p w14:paraId="5FF55E9C" w14:textId="77777777" w:rsidR="002B5F2F" w:rsidRPr="00536DED" w:rsidRDefault="002B5F2F" w:rsidP="002B5F2F">
            <w:pPr>
              <w:rPr>
                <w:rFonts w:cs="Tahoma"/>
              </w:rPr>
            </w:pPr>
            <w:r w:rsidRPr="00F30739">
              <w:rPr>
                <w:rFonts w:cs="Tahoma"/>
              </w:rPr>
              <w:t>This queue will contain alerts raised when there are payment failures</w:t>
            </w:r>
          </w:p>
        </w:tc>
      </w:tr>
      <w:tr w:rsidR="00726BD1" w:rsidRPr="00536DED" w14:paraId="2C7311E3" w14:textId="77777777" w:rsidTr="00726BD1">
        <w:tc>
          <w:tcPr>
            <w:tcW w:w="3780" w:type="dxa"/>
          </w:tcPr>
          <w:p w14:paraId="7D0598CE" w14:textId="77777777" w:rsidR="002B5F2F" w:rsidRPr="00536DED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Destination Name</w:t>
            </w:r>
          </w:p>
        </w:tc>
        <w:tc>
          <w:tcPr>
            <w:tcW w:w="9168" w:type="dxa"/>
          </w:tcPr>
          <w:p w14:paraId="089E138E" w14:textId="77777777" w:rsidR="002B5F2F" w:rsidRDefault="002B5F2F" w:rsidP="002B5F2F">
            <w:pPr>
              <w:rPr>
                <w:rFonts w:cs="Tahoma"/>
              </w:rPr>
            </w:pPr>
            <w:r w:rsidRPr="00F30739">
              <w:rPr>
                <w:rFonts w:cs="Tahoma"/>
              </w:rPr>
              <w:t>FAN Payment Failures</w:t>
            </w:r>
          </w:p>
          <w:p w14:paraId="5AC4014F" w14:textId="3360E9EE" w:rsidR="00726BD1" w:rsidRPr="00536DED" w:rsidRDefault="00726BD1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Settlement Failures</w:t>
            </w:r>
          </w:p>
        </w:tc>
      </w:tr>
    </w:tbl>
    <w:p w14:paraId="5581F14E" w14:textId="77777777" w:rsidR="002B5F2F" w:rsidRDefault="002B5F2F" w:rsidP="002B5F2F">
      <w:pPr>
        <w:spacing w:after="160" w:line="259" w:lineRule="auto"/>
        <w:rPr>
          <w:rFonts w:ascii="Arial" w:hAnsi="Arial" w:cs="Arial"/>
          <w:b/>
          <w:sz w:val="24"/>
        </w:rPr>
      </w:pPr>
    </w:p>
    <w:p w14:paraId="41C3882F" w14:textId="77777777" w:rsidR="00726BD1" w:rsidRDefault="00726BD1" w:rsidP="002B5F2F">
      <w:pPr>
        <w:spacing w:after="160" w:line="259" w:lineRule="auto"/>
        <w:rPr>
          <w:rFonts w:ascii="Arial" w:hAnsi="Arial" w:cs="Arial"/>
          <w:b/>
          <w:sz w:val="24"/>
        </w:rPr>
      </w:pPr>
    </w:p>
    <w:p w14:paraId="623B7B31" w14:textId="77777777" w:rsidR="00726BD1" w:rsidRDefault="00726BD1" w:rsidP="002B5F2F">
      <w:pPr>
        <w:spacing w:after="160" w:line="259" w:lineRule="auto"/>
        <w:rPr>
          <w:rFonts w:ascii="Arial" w:hAnsi="Arial" w:cs="Arial"/>
          <w:b/>
          <w:sz w:val="24"/>
        </w:rPr>
      </w:pPr>
    </w:p>
    <w:p w14:paraId="1EF1F732" w14:textId="77777777" w:rsidR="00726BD1" w:rsidRDefault="00726BD1" w:rsidP="002B5F2F">
      <w:pPr>
        <w:spacing w:after="160" w:line="259" w:lineRule="auto"/>
        <w:rPr>
          <w:rFonts w:ascii="Arial" w:hAnsi="Arial" w:cs="Arial"/>
          <w:b/>
          <w:sz w:val="24"/>
        </w:rPr>
      </w:pPr>
    </w:p>
    <w:p w14:paraId="43A4FE53" w14:textId="77777777" w:rsidR="00726BD1" w:rsidRDefault="00726BD1" w:rsidP="002B5F2F">
      <w:pPr>
        <w:spacing w:after="160" w:line="259" w:lineRule="auto"/>
        <w:rPr>
          <w:rFonts w:ascii="Arial" w:hAnsi="Arial" w:cs="Arial"/>
          <w:b/>
          <w:sz w:val="24"/>
        </w:rPr>
      </w:pPr>
    </w:p>
    <w:p w14:paraId="75130DE2" w14:textId="77777777" w:rsidR="002B5F2F" w:rsidRPr="00B61AA3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  <w:rPr>
          <w:color w:val="FF0000"/>
        </w:rPr>
      </w:pPr>
      <w:bookmarkStart w:id="37" w:name="_Toc450752178"/>
      <w:r w:rsidRPr="00B61AA3">
        <w:rPr>
          <w:color w:val="FF0000"/>
        </w:rPr>
        <w:lastRenderedPageBreak/>
        <w:t>Event: ‘COLLECTION_FAILED’</w:t>
      </w:r>
      <w:bookmarkStart w:id="38" w:name="_GoBack"/>
      <w:bookmarkEnd w:id="37"/>
      <w:bookmarkEnd w:id="38"/>
    </w:p>
    <w:p w14:paraId="77087B0E" w14:textId="77777777" w:rsidR="002B5F2F" w:rsidRDefault="002B5F2F" w:rsidP="002B5F2F"/>
    <w:p w14:paraId="1B65ADEB" w14:textId="77777777" w:rsidR="002B5F2F" w:rsidRDefault="002B5F2F" w:rsidP="002B5F2F">
      <w:pPr>
        <w:ind w:left="720"/>
      </w:pPr>
      <w:r w:rsidRPr="00311297">
        <w:rPr>
          <w:noProof/>
        </w:rPr>
        <w:drawing>
          <wp:inline distT="0" distB="0" distL="0" distR="0" wp14:anchorId="3149DD8E" wp14:editId="79C568D9">
            <wp:extent cx="5943600" cy="2303780"/>
            <wp:effectExtent l="152400" t="152400" r="361950" b="3632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DBE27" w14:textId="77777777" w:rsidR="002B5F2F" w:rsidRDefault="002B5F2F" w:rsidP="002B5F2F">
      <w:pPr>
        <w:ind w:left="720"/>
      </w:pPr>
      <w:r w:rsidRPr="00311297">
        <w:rPr>
          <w:noProof/>
        </w:rPr>
        <w:drawing>
          <wp:inline distT="0" distB="0" distL="0" distR="0" wp14:anchorId="25544BFD" wp14:editId="2DF3E5D4">
            <wp:extent cx="5943600" cy="1824355"/>
            <wp:effectExtent l="152400" t="152400" r="361950" b="3663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4B755" w14:textId="77777777" w:rsidR="002B5F2F" w:rsidRDefault="002B5F2F" w:rsidP="002B5F2F">
      <w:pPr>
        <w:ind w:left="720"/>
      </w:pPr>
      <w:r>
        <w:rPr>
          <w:noProof/>
        </w:rPr>
        <w:lastRenderedPageBreak/>
        <w:drawing>
          <wp:inline distT="0" distB="0" distL="0" distR="0" wp14:anchorId="00C4C359" wp14:editId="1786CBD5">
            <wp:extent cx="5864270" cy="3992120"/>
            <wp:effectExtent l="152400" t="152400" r="365125" b="3708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1872" cy="4004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A1790" w14:textId="77777777" w:rsidR="002B5F2F" w:rsidRPr="00992499" w:rsidRDefault="002B5F2F" w:rsidP="002B5F2F">
      <w:pPr>
        <w:ind w:left="720"/>
      </w:pPr>
      <w:r>
        <w:rPr>
          <w:noProof/>
        </w:rPr>
        <w:lastRenderedPageBreak/>
        <w:drawing>
          <wp:inline distT="0" distB="0" distL="0" distR="0" wp14:anchorId="29465B16" wp14:editId="0B211C85">
            <wp:extent cx="5943600" cy="5274945"/>
            <wp:effectExtent l="152400" t="152400" r="361950" b="3638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6C76D" w14:textId="77777777" w:rsidR="002B5F2F" w:rsidRDefault="002B5F2F" w:rsidP="002B5F2F">
      <w:pPr>
        <w:spacing w:after="160" w:line="259" w:lineRule="auto"/>
        <w:rPr>
          <w:rFonts w:ascii="Arial" w:hAnsi="Arial" w:cs="Arial"/>
          <w:b/>
          <w:sz w:val="24"/>
        </w:rPr>
      </w:pPr>
      <w:r>
        <w:lastRenderedPageBreak/>
        <w:br w:type="page"/>
      </w:r>
    </w:p>
    <w:p w14:paraId="5FFD91D0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bookmarkStart w:id="39" w:name="_Toc450752179"/>
      <w:r>
        <w:lastRenderedPageBreak/>
        <w:t>Hold: PAYMENT_CAPTURE_HOLD</w:t>
      </w:r>
      <w:bookmarkEnd w:id="39"/>
    </w:p>
    <w:p w14:paraId="1DCFC416" w14:textId="77777777" w:rsidR="002B5F2F" w:rsidRDefault="002B5F2F" w:rsidP="002B5F2F"/>
    <w:p w14:paraId="46A24C92" w14:textId="77777777" w:rsidR="002B5F2F" w:rsidRDefault="002B5F2F" w:rsidP="002B5F2F">
      <w:pPr>
        <w:ind w:left="180"/>
      </w:pPr>
      <w:r>
        <w:t xml:space="preserve">Navigate to Configurator </w:t>
      </w:r>
      <w:r>
        <w:sym w:font="Wingdings" w:char="F0E0"/>
      </w:r>
      <w:r>
        <w:t xml:space="preserve"> Applications </w:t>
      </w:r>
      <w:r>
        <w:sym w:font="Wingdings" w:char="F0E0"/>
      </w:r>
      <w:r>
        <w:t xml:space="preserve"> Distributed Order Management </w:t>
      </w:r>
      <w:r>
        <w:sym w:font="Wingdings" w:char="F0E0"/>
      </w:r>
      <w:r>
        <w:t xml:space="preserve"> Document Specific </w:t>
      </w:r>
      <w:r>
        <w:sym w:font="Wingdings" w:char="F0E0"/>
      </w:r>
      <w:r>
        <w:t xml:space="preserve"> Sales Order </w:t>
      </w:r>
      <w:r>
        <w:sym w:font="Wingdings" w:char="F0E0"/>
      </w:r>
      <w:r>
        <w:t xml:space="preserve"> Fulfillment </w:t>
      </w:r>
      <w:r>
        <w:sym w:font="Wingdings" w:char="F0E0"/>
      </w:r>
      <w:r>
        <w:t xml:space="preserve"> Hold Types, create a new Order Hold Type</w:t>
      </w:r>
    </w:p>
    <w:p w14:paraId="5B6048F1" w14:textId="77777777" w:rsidR="002B5F2F" w:rsidRPr="00D57F05" w:rsidRDefault="002B5F2F" w:rsidP="002B5F2F">
      <w:pPr>
        <w:rPr>
          <w:b/>
        </w:rPr>
      </w:pP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078"/>
        <w:gridCol w:w="4500"/>
      </w:tblGrid>
      <w:tr w:rsidR="002B5F2F" w14:paraId="24EF7048" w14:textId="77777777" w:rsidTr="002B5F2F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B1F78" w14:textId="77777777" w:rsidR="002B5F2F" w:rsidRDefault="002B5F2F" w:rsidP="002B5F2F">
            <w:pPr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2F0DF" w14:textId="77777777" w:rsidR="002B5F2F" w:rsidRDefault="002B5F2F" w:rsidP="002B5F2F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2B5F2F" w14:paraId="60A3B77D" w14:textId="77777777" w:rsidTr="002B5F2F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348C2" w14:textId="77777777" w:rsidR="002B5F2F" w:rsidRDefault="002B5F2F" w:rsidP="002B5F2F">
            <w:r>
              <w:t>Hold Type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B02B5" w14:textId="77777777" w:rsidR="002B5F2F" w:rsidRDefault="002B5F2F" w:rsidP="002B5F2F">
            <w:r>
              <w:t>PAYMENT_CAPTURE_HOLD</w:t>
            </w:r>
          </w:p>
        </w:tc>
      </w:tr>
      <w:tr w:rsidR="002B5F2F" w14:paraId="6F76C81C" w14:textId="77777777" w:rsidTr="002B5F2F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192B" w14:textId="77777777" w:rsidR="002B5F2F" w:rsidRDefault="002B5F2F" w:rsidP="002B5F2F">
            <w:r>
              <w:t>Hold Type Description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4988" w14:textId="77777777" w:rsidR="002B5F2F" w:rsidRDefault="002B5F2F" w:rsidP="002B5F2F">
            <w:r>
              <w:t>Payment Capture Hold</w:t>
            </w:r>
          </w:p>
        </w:tc>
      </w:tr>
      <w:tr w:rsidR="002B5F2F" w14:paraId="0BECF9FF" w14:textId="77777777" w:rsidTr="002B5F2F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7D4FB" w14:textId="77777777" w:rsidR="002B5F2F" w:rsidRDefault="002B5F2F" w:rsidP="002B5F2F">
            <w:r>
              <w:t>By Users Who Belong to the following user groups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6FEE" w14:textId="77777777" w:rsidR="002B5F2F" w:rsidRDefault="002B5F2F" w:rsidP="002B5F2F">
            <w:r>
              <w:t>CSR_LEAD</w:t>
            </w:r>
          </w:p>
        </w:tc>
      </w:tr>
      <w:tr w:rsidR="002B5F2F" w14:paraId="7E0A79C3" w14:textId="77777777" w:rsidTr="002B5F2F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F5AEB" w14:textId="77777777" w:rsidR="002B5F2F" w:rsidRDefault="002B5F2F" w:rsidP="002B5F2F">
            <w:r>
              <w:rPr>
                <w:rFonts w:cs="Tahoma"/>
              </w:rPr>
              <w:t>Hold Effect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FB474" w14:textId="77777777" w:rsidR="002B5F2F" w:rsidRDefault="002B5F2F" w:rsidP="002B5F2F">
            <w:r>
              <w:rPr>
                <w:rFonts w:cs="Tahoma"/>
              </w:rPr>
              <w:t>Schedule Order, Release Order, Payment Execution, Payment Collection, Close Order</w:t>
            </w:r>
          </w:p>
        </w:tc>
      </w:tr>
    </w:tbl>
    <w:p w14:paraId="72EE33CF" w14:textId="77777777" w:rsidR="002B5F2F" w:rsidRPr="00D57F05" w:rsidRDefault="002B5F2F" w:rsidP="002B5F2F">
      <w:pPr>
        <w:ind w:left="180"/>
      </w:pPr>
    </w:p>
    <w:p w14:paraId="374683B6" w14:textId="77777777" w:rsidR="002B5F2F" w:rsidRDefault="002B5F2F" w:rsidP="002B5F2F">
      <w:pPr>
        <w:spacing w:after="160" w:line="259" w:lineRule="auto"/>
        <w:rPr>
          <w:rFonts w:cs="Tahoma"/>
        </w:rPr>
      </w:pPr>
      <w:r w:rsidRPr="00D57F05">
        <w:rPr>
          <w:rFonts w:cs="Tahoma"/>
          <w:noProof/>
        </w:rPr>
        <w:lastRenderedPageBreak/>
        <w:drawing>
          <wp:inline distT="0" distB="0" distL="0" distR="0" wp14:anchorId="104FDB05" wp14:editId="62920F97">
            <wp:extent cx="2387600" cy="2431815"/>
            <wp:effectExtent l="152400" t="152400" r="355600" b="3689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039" cy="2453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D6F4E">
        <w:rPr>
          <w:rFonts w:cs="Tahoma"/>
          <w:noProof/>
        </w:rPr>
        <w:drawing>
          <wp:inline distT="0" distB="0" distL="0" distR="0" wp14:anchorId="186D01F7" wp14:editId="28F12451">
            <wp:extent cx="2520950" cy="2400905"/>
            <wp:effectExtent l="152400" t="152400" r="355600" b="3619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570" cy="2403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7AC2B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1DD4B94D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04D583FC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0E351931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26141A95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6C4C9F4B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5287DFEE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41A685A7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2C62297E" w14:textId="77777777" w:rsidR="002B5F2F" w:rsidRDefault="002B5F2F" w:rsidP="002B5F2F">
      <w:pPr>
        <w:spacing w:after="160" w:line="259" w:lineRule="auto"/>
        <w:rPr>
          <w:rFonts w:cs="Tahoma"/>
        </w:rPr>
      </w:pPr>
    </w:p>
    <w:p w14:paraId="4CDE87BC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bookmarkStart w:id="40" w:name="_Toc450752180"/>
      <w:r>
        <w:lastRenderedPageBreak/>
        <w:t xml:space="preserve">Service: </w:t>
      </w:r>
      <w:proofErr w:type="spellStart"/>
      <w:r>
        <w:t>FanaticsTasksOnPaymentHardDecline</w:t>
      </w:r>
      <w:bookmarkEnd w:id="40"/>
      <w:proofErr w:type="spellEnd"/>
    </w:p>
    <w:p w14:paraId="100A23A5" w14:textId="77777777" w:rsidR="002B5F2F" w:rsidRDefault="002B5F2F" w:rsidP="002B5F2F">
      <w:pPr>
        <w:ind w:left="720"/>
      </w:pPr>
      <w:r>
        <w:t>Create a new service:</w:t>
      </w:r>
    </w:p>
    <w:p w14:paraId="70063D71" w14:textId="77777777" w:rsidR="002B5F2F" w:rsidRDefault="002B5F2F" w:rsidP="002B5F2F">
      <w:pPr>
        <w:ind w:left="720"/>
      </w:pPr>
    </w:p>
    <w:tbl>
      <w:tblPr>
        <w:tblStyle w:val="TableGrid"/>
        <w:tblpPr w:leftFromText="180" w:rightFromText="180" w:vertAnchor="text" w:horzAnchor="margin" w:tblpXSpec="right" w:tblpY="53"/>
        <w:tblW w:w="4689" w:type="pct"/>
        <w:tblLook w:val="04A0" w:firstRow="1" w:lastRow="0" w:firstColumn="1" w:lastColumn="0" w:noHBand="0" w:noVBand="1"/>
      </w:tblPr>
      <w:tblGrid>
        <w:gridCol w:w="5062"/>
        <w:gridCol w:w="7083"/>
      </w:tblGrid>
      <w:tr w:rsidR="002B5F2F" w14:paraId="28812D6A" w14:textId="77777777" w:rsidTr="002B5F2F">
        <w:tc>
          <w:tcPr>
            <w:tcW w:w="2084" w:type="pct"/>
            <w:shd w:val="clear" w:color="auto" w:fill="BFBFBF" w:themeFill="background1" w:themeFillShade="BF"/>
          </w:tcPr>
          <w:p w14:paraId="3A700359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916" w:type="pct"/>
            <w:shd w:val="clear" w:color="auto" w:fill="BFBFBF" w:themeFill="background1" w:themeFillShade="BF"/>
          </w:tcPr>
          <w:p w14:paraId="763D4B5D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2B5F2F" w14:paraId="3B3A0E37" w14:textId="77777777" w:rsidTr="002B5F2F">
        <w:tc>
          <w:tcPr>
            <w:tcW w:w="2084" w:type="pct"/>
          </w:tcPr>
          <w:p w14:paraId="7EB81472" w14:textId="77777777" w:rsidR="002B5F2F" w:rsidRDefault="002B5F2F" w:rsidP="002B5F2F">
            <w:r>
              <w:t>Process Type</w:t>
            </w:r>
          </w:p>
        </w:tc>
        <w:tc>
          <w:tcPr>
            <w:tcW w:w="2916" w:type="pct"/>
          </w:tcPr>
          <w:p w14:paraId="76F54A8E" w14:textId="77777777" w:rsidR="002B5F2F" w:rsidRDefault="002B5F2F" w:rsidP="002B5F2F">
            <w:r>
              <w:t>Order Fulfillment</w:t>
            </w:r>
          </w:p>
        </w:tc>
      </w:tr>
      <w:tr w:rsidR="002B5F2F" w14:paraId="0906FBD2" w14:textId="77777777" w:rsidTr="002B5F2F">
        <w:tc>
          <w:tcPr>
            <w:tcW w:w="2084" w:type="pct"/>
          </w:tcPr>
          <w:p w14:paraId="3D402BB9" w14:textId="77777777" w:rsidR="002B5F2F" w:rsidRDefault="002B5F2F" w:rsidP="002B5F2F">
            <w:r>
              <w:t>Service Group</w:t>
            </w:r>
          </w:p>
        </w:tc>
        <w:tc>
          <w:tcPr>
            <w:tcW w:w="2916" w:type="pct"/>
          </w:tcPr>
          <w:p w14:paraId="61DA2695" w14:textId="77777777" w:rsidR="002B5F2F" w:rsidRDefault="002B5F2F" w:rsidP="002B5F2F">
            <w:r>
              <w:t>Payment Processing</w:t>
            </w:r>
          </w:p>
        </w:tc>
      </w:tr>
      <w:tr w:rsidR="002B5F2F" w14:paraId="3EF9471D" w14:textId="77777777" w:rsidTr="002B5F2F">
        <w:tc>
          <w:tcPr>
            <w:tcW w:w="2084" w:type="pct"/>
          </w:tcPr>
          <w:p w14:paraId="6BF76B06" w14:textId="77777777" w:rsidR="002B5F2F" w:rsidRDefault="002B5F2F" w:rsidP="002B5F2F">
            <w:r>
              <w:t>Service Name</w:t>
            </w:r>
          </w:p>
        </w:tc>
        <w:tc>
          <w:tcPr>
            <w:tcW w:w="2916" w:type="pct"/>
          </w:tcPr>
          <w:p w14:paraId="0DD1A6D1" w14:textId="77777777" w:rsidR="002B5F2F" w:rsidRPr="00EB6741" w:rsidRDefault="002B5F2F" w:rsidP="002B5F2F">
            <w:proofErr w:type="spellStart"/>
            <w:r w:rsidRPr="00EB6741">
              <w:rPr>
                <w:rFonts w:cs="Tahoma"/>
              </w:rPr>
              <w:t>FanaticsTasksOnPaymentHardDecline</w:t>
            </w:r>
            <w:proofErr w:type="spellEnd"/>
          </w:p>
        </w:tc>
      </w:tr>
      <w:tr w:rsidR="002B5F2F" w14:paraId="4F35F36F" w14:textId="77777777" w:rsidTr="002B5F2F">
        <w:tc>
          <w:tcPr>
            <w:tcW w:w="2084" w:type="pct"/>
          </w:tcPr>
          <w:p w14:paraId="7C29FD4C" w14:textId="77777777" w:rsidR="002B5F2F" w:rsidRDefault="002B5F2F" w:rsidP="002B5F2F">
            <w:r>
              <w:t>Service Type</w:t>
            </w:r>
          </w:p>
        </w:tc>
        <w:tc>
          <w:tcPr>
            <w:tcW w:w="2916" w:type="pct"/>
          </w:tcPr>
          <w:p w14:paraId="71E73DAC" w14:textId="77777777" w:rsidR="002B5F2F" w:rsidRDefault="002B5F2F" w:rsidP="002B5F2F">
            <w:r>
              <w:t>Synchronous</w:t>
            </w:r>
          </w:p>
        </w:tc>
      </w:tr>
    </w:tbl>
    <w:p w14:paraId="63C8BE37" w14:textId="77777777" w:rsidR="002B5F2F" w:rsidRDefault="002B5F2F" w:rsidP="002B5F2F"/>
    <w:p w14:paraId="27363C78" w14:textId="77777777" w:rsidR="002B5F2F" w:rsidRDefault="002B5F2F" w:rsidP="002B5F2F"/>
    <w:p w14:paraId="66BA7E11" w14:textId="77777777" w:rsidR="002B5F2F" w:rsidRDefault="002B5F2F" w:rsidP="002B5F2F"/>
    <w:p w14:paraId="1B832E0A" w14:textId="77777777" w:rsidR="002B5F2F" w:rsidRPr="00223693" w:rsidRDefault="002B5F2F" w:rsidP="002B5F2F"/>
    <w:p w14:paraId="128A03A3" w14:textId="77777777" w:rsidR="002B5F2F" w:rsidRDefault="002B5F2F" w:rsidP="002B5F2F"/>
    <w:p w14:paraId="53BA3B10" w14:textId="77777777" w:rsidR="002B5F2F" w:rsidRDefault="002B5F2F" w:rsidP="002B5F2F"/>
    <w:p w14:paraId="2A78AD28" w14:textId="77777777" w:rsidR="002B5F2F" w:rsidRDefault="002B5F2F" w:rsidP="002B5F2F"/>
    <w:p w14:paraId="729790EC" w14:textId="77777777" w:rsidR="002B5F2F" w:rsidRDefault="002B5F2F" w:rsidP="002B5F2F">
      <w:r>
        <w:rPr>
          <w:noProof/>
        </w:rPr>
        <w:lastRenderedPageBreak/>
        <w:drawing>
          <wp:inline distT="0" distB="0" distL="0" distR="0" wp14:anchorId="460B0B1F" wp14:editId="30B679FB">
            <wp:extent cx="5943223" cy="2875339"/>
            <wp:effectExtent l="152400" t="152400" r="362585" b="3632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4306" cy="2885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FB32F" w14:textId="77777777" w:rsidR="002B5F2F" w:rsidRPr="00AF2585" w:rsidRDefault="002B5F2F" w:rsidP="00830961">
      <w:pPr>
        <w:pStyle w:val="Heading4"/>
        <w:keepLines w:val="0"/>
        <w:numPr>
          <w:ilvl w:val="3"/>
          <w:numId w:val="10"/>
        </w:numPr>
        <w:spacing w:before="20" w:after="20" w:line="240" w:lineRule="auto"/>
        <w:jc w:val="both"/>
      </w:pPr>
      <w:r>
        <w:t>General Tab</w:t>
      </w:r>
    </w:p>
    <w:tbl>
      <w:tblPr>
        <w:tblW w:w="9086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6"/>
        <w:gridCol w:w="6140"/>
      </w:tblGrid>
      <w:tr w:rsidR="002B5F2F" w:rsidRPr="00D7153F" w14:paraId="32237960" w14:textId="77777777" w:rsidTr="002B5F2F">
        <w:trPr>
          <w:trHeight w:val="142"/>
        </w:trPr>
        <w:tc>
          <w:tcPr>
            <w:tcW w:w="2946" w:type="dxa"/>
            <w:shd w:val="clear" w:color="auto" w:fill="595959"/>
          </w:tcPr>
          <w:p w14:paraId="78A9D8E1" w14:textId="77777777" w:rsidR="002B5F2F" w:rsidRPr="00D7153F" w:rsidRDefault="002B5F2F" w:rsidP="002B5F2F">
            <w:pPr>
              <w:rPr>
                <w:rFonts w:cs="Tahoma"/>
                <w:b/>
                <w:color w:val="E6E6E6"/>
              </w:rPr>
            </w:pPr>
            <w:r>
              <w:br w:type="page"/>
            </w:r>
            <w:r w:rsidRPr="00D7153F"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6140" w:type="dxa"/>
            <w:shd w:val="clear" w:color="auto" w:fill="595959"/>
          </w:tcPr>
          <w:p w14:paraId="26F22288" w14:textId="77777777" w:rsidR="002B5F2F" w:rsidRPr="00D7153F" w:rsidRDefault="002B5F2F" w:rsidP="002B5F2F">
            <w:pPr>
              <w:rPr>
                <w:rFonts w:cs="Tahoma"/>
                <w:b/>
                <w:color w:val="E6E6E6"/>
              </w:rPr>
            </w:pPr>
            <w:r w:rsidRPr="00D7153F"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D7153F" w14:paraId="4980D267" w14:textId="77777777" w:rsidTr="002B5F2F">
        <w:trPr>
          <w:trHeight w:val="142"/>
        </w:trPr>
        <w:tc>
          <w:tcPr>
            <w:tcW w:w="2946" w:type="dxa"/>
          </w:tcPr>
          <w:p w14:paraId="15F413AC" w14:textId="77777777" w:rsidR="002B5F2F" w:rsidRPr="00D7153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API Name</w:t>
            </w:r>
          </w:p>
        </w:tc>
        <w:tc>
          <w:tcPr>
            <w:tcW w:w="6140" w:type="dxa"/>
          </w:tcPr>
          <w:p w14:paraId="4FA35F03" w14:textId="77777777" w:rsidR="002B5F2F" w:rsidRPr="00D7153F" w:rsidRDefault="002B5F2F" w:rsidP="002B5F2F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FanaticsTasksOnPaymentHardDecline</w:t>
            </w:r>
            <w:proofErr w:type="spellEnd"/>
          </w:p>
        </w:tc>
      </w:tr>
      <w:tr w:rsidR="002B5F2F" w:rsidRPr="00D7153F" w14:paraId="5E239217" w14:textId="77777777" w:rsidTr="002B5F2F">
        <w:trPr>
          <w:trHeight w:val="290"/>
        </w:trPr>
        <w:tc>
          <w:tcPr>
            <w:tcW w:w="2946" w:type="dxa"/>
          </w:tcPr>
          <w:p w14:paraId="6E148ADD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Class Name</w:t>
            </w:r>
          </w:p>
        </w:tc>
        <w:tc>
          <w:tcPr>
            <w:tcW w:w="6140" w:type="dxa"/>
          </w:tcPr>
          <w:p w14:paraId="25202B23" w14:textId="77777777" w:rsidR="002B5F2F" w:rsidRDefault="002B5F2F" w:rsidP="002B5F2F">
            <w:pPr>
              <w:rPr>
                <w:rFonts w:cs="Tahoma"/>
              </w:rPr>
            </w:pPr>
            <w:proofErr w:type="spellStart"/>
            <w:proofErr w:type="gramStart"/>
            <w:r>
              <w:rPr>
                <w:rFonts w:cs="Tahoma"/>
              </w:rPr>
              <w:t>com.fanatics.staerling.api.FanaticsTasksOnPaymentHardDecline</w:t>
            </w:r>
            <w:proofErr w:type="spellEnd"/>
            <w:proofErr w:type="gramEnd"/>
          </w:p>
        </w:tc>
      </w:tr>
      <w:tr w:rsidR="002B5F2F" w:rsidRPr="00D7153F" w14:paraId="15441BFE" w14:textId="77777777" w:rsidTr="002B5F2F">
        <w:trPr>
          <w:trHeight w:val="290"/>
        </w:trPr>
        <w:tc>
          <w:tcPr>
            <w:tcW w:w="2946" w:type="dxa"/>
          </w:tcPr>
          <w:p w14:paraId="15A854EC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Method Name</w:t>
            </w:r>
          </w:p>
        </w:tc>
        <w:tc>
          <w:tcPr>
            <w:tcW w:w="6140" w:type="dxa"/>
          </w:tcPr>
          <w:p w14:paraId="75CEB008" w14:textId="77777777" w:rsidR="002B5F2F" w:rsidRDefault="002B5F2F" w:rsidP="002B5F2F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TasksOnPaymentHardDecline</w:t>
            </w:r>
            <w:proofErr w:type="spellEnd"/>
          </w:p>
        </w:tc>
      </w:tr>
    </w:tbl>
    <w:p w14:paraId="70F2A721" w14:textId="77777777" w:rsidR="002B5F2F" w:rsidRDefault="002B5F2F" w:rsidP="002B5F2F">
      <w:pPr>
        <w:spacing w:after="160" w:line="259" w:lineRule="auto"/>
        <w:rPr>
          <w:rFonts w:ascii="Arial" w:hAnsi="Arial" w:cs="Arial"/>
          <w:b/>
          <w:sz w:val="24"/>
        </w:rPr>
      </w:pPr>
    </w:p>
    <w:p w14:paraId="28027E3F" w14:textId="77777777" w:rsidR="002B5F2F" w:rsidRDefault="002B5F2F" w:rsidP="002B5F2F">
      <w:pPr>
        <w:spacing w:after="160" w:line="259" w:lineRule="auto"/>
        <w:ind w:left="180"/>
        <w:rPr>
          <w:rFonts w:cs="Tahoma"/>
        </w:rPr>
      </w:pPr>
      <w:r>
        <w:rPr>
          <w:rFonts w:cs="Tahoma"/>
        </w:rPr>
        <w:t xml:space="preserve">This service will create a CAPTURE_HOLD on the order by calling </w:t>
      </w:r>
      <w:proofErr w:type="spellStart"/>
      <w:r>
        <w:rPr>
          <w:rFonts w:cs="Tahoma"/>
        </w:rPr>
        <w:t>changeOrder</w:t>
      </w:r>
      <w:proofErr w:type="spellEnd"/>
      <w:r>
        <w:rPr>
          <w:rFonts w:cs="Tahoma"/>
        </w:rPr>
        <w:t xml:space="preserve"> OOB API. In future, this class can be utilized to perform more tasks if needed.</w:t>
      </w:r>
    </w:p>
    <w:p w14:paraId="02B2080A" w14:textId="77777777" w:rsidR="002B5F2F" w:rsidRDefault="002B5F2F" w:rsidP="002B5F2F">
      <w:pPr>
        <w:spacing w:after="160" w:line="259" w:lineRule="auto"/>
        <w:rPr>
          <w:rFonts w:cs="Tahoma"/>
        </w:rPr>
      </w:pPr>
      <w:r>
        <w:rPr>
          <w:rFonts w:cs="Tahoma"/>
        </w:rPr>
        <w:lastRenderedPageBreak/>
        <w:br w:type="page"/>
      </w:r>
    </w:p>
    <w:p w14:paraId="02EB103F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bookmarkStart w:id="41" w:name="_Toc450752181"/>
      <w:r>
        <w:lastRenderedPageBreak/>
        <w:t xml:space="preserve">Service: </w:t>
      </w:r>
      <w:proofErr w:type="spellStart"/>
      <w:r>
        <w:t>FanaticsTasksOnPaymentServiceUnavailable</w:t>
      </w:r>
      <w:bookmarkEnd w:id="41"/>
      <w:proofErr w:type="spellEnd"/>
    </w:p>
    <w:p w14:paraId="0EDB059A" w14:textId="77777777" w:rsidR="002B5F2F" w:rsidRDefault="002B5F2F" w:rsidP="002B5F2F">
      <w:pPr>
        <w:ind w:left="720"/>
      </w:pPr>
      <w:r>
        <w:t>Create a new service:</w:t>
      </w:r>
    </w:p>
    <w:tbl>
      <w:tblPr>
        <w:tblStyle w:val="TableGrid"/>
        <w:tblpPr w:leftFromText="180" w:rightFromText="180" w:vertAnchor="text" w:horzAnchor="margin" w:tblpXSpec="right" w:tblpY="53"/>
        <w:tblW w:w="4689" w:type="pct"/>
        <w:tblLook w:val="04A0" w:firstRow="1" w:lastRow="0" w:firstColumn="1" w:lastColumn="0" w:noHBand="0" w:noVBand="1"/>
      </w:tblPr>
      <w:tblGrid>
        <w:gridCol w:w="5062"/>
        <w:gridCol w:w="7083"/>
      </w:tblGrid>
      <w:tr w:rsidR="002B5F2F" w14:paraId="22207BDD" w14:textId="77777777" w:rsidTr="002B5F2F">
        <w:tc>
          <w:tcPr>
            <w:tcW w:w="2084" w:type="pct"/>
            <w:shd w:val="clear" w:color="auto" w:fill="BFBFBF" w:themeFill="background1" w:themeFillShade="BF"/>
          </w:tcPr>
          <w:p w14:paraId="03729EB7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916" w:type="pct"/>
            <w:shd w:val="clear" w:color="auto" w:fill="BFBFBF" w:themeFill="background1" w:themeFillShade="BF"/>
          </w:tcPr>
          <w:p w14:paraId="5F3F800E" w14:textId="77777777" w:rsidR="002B5F2F" w:rsidRPr="00E00200" w:rsidRDefault="002B5F2F" w:rsidP="002B5F2F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2B5F2F" w14:paraId="3DAA63F0" w14:textId="77777777" w:rsidTr="002B5F2F">
        <w:tc>
          <w:tcPr>
            <w:tcW w:w="2084" w:type="pct"/>
          </w:tcPr>
          <w:p w14:paraId="533C8854" w14:textId="77777777" w:rsidR="002B5F2F" w:rsidRDefault="002B5F2F" w:rsidP="002B5F2F">
            <w:r>
              <w:t>Process Type</w:t>
            </w:r>
          </w:p>
        </w:tc>
        <w:tc>
          <w:tcPr>
            <w:tcW w:w="2916" w:type="pct"/>
          </w:tcPr>
          <w:p w14:paraId="5446DD73" w14:textId="77777777" w:rsidR="002B5F2F" w:rsidRDefault="002B5F2F" w:rsidP="002B5F2F">
            <w:r>
              <w:t>Order Fulfillment</w:t>
            </w:r>
          </w:p>
        </w:tc>
      </w:tr>
      <w:tr w:rsidR="002B5F2F" w14:paraId="72D0C314" w14:textId="77777777" w:rsidTr="002B5F2F">
        <w:tc>
          <w:tcPr>
            <w:tcW w:w="2084" w:type="pct"/>
          </w:tcPr>
          <w:p w14:paraId="4CC8BBE3" w14:textId="77777777" w:rsidR="002B5F2F" w:rsidRDefault="002B5F2F" w:rsidP="002B5F2F">
            <w:r>
              <w:t>Service Group</w:t>
            </w:r>
          </w:p>
        </w:tc>
        <w:tc>
          <w:tcPr>
            <w:tcW w:w="2916" w:type="pct"/>
          </w:tcPr>
          <w:p w14:paraId="4BDCDB2A" w14:textId="77777777" w:rsidR="002B5F2F" w:rsidRDefault="002B5F2F" w:rsidP="002B5F2F">
            <w:r>
              <w:t>Payment Processing</w:t>
            </w:r>
          </w:p>
        </w:tc>
      </w:tr>
      <w:tr w:rsidR="002B5F2F" w14:paraId="5133B062" w14:textId="77777777" w:rsidTr="002B5F2F">
        <w:tc>
          <w:tcPr>
            <w:tcW w:w="2084" w:type="pct"/>
          </w:tcPr>
          <w:p w14:paraId="4DD8DAE3" w14:textId="77777777" w:rsidR="002B5F2F" w:rsidRDefault="002B5F2F" w:rsidP="002B5F2F">
            <w:r>
              <w:t>Service Name</w:t>
            </w:r>
          </w:p>
        </w:tc>
        <w:tc>
          <w:tcPr>
            <w:tcW w:w="2916" w:type="pct"/>
          </w:tcPr>
          <w:p w14:paraId="135223CA" w14:textId="77777777" w:rsidR="002B5F2F" w:rsidRPr="00EB6741" w:rsidRDefault="002B5F2F" w:rsidP="002B5F2F">
            <w:proofErr w:type="spellStart"/>
            <w:r w:rsidRPr="00EB6741">
              <w:rPr>
                <w:rFonts w:cs="Tahoma"/>
              </w:rPr>
              <w:t>FanaticsTasksOnPayment</w:t>
            </w:r>
            <w:r>
              <w:rPr>
                <w:rFonts w:cs="Tahoma"/>
              </w:rPr>
              <w:t>ServiceUnavialable</w:t>
            </w:r>
            <w:proofErr w:type="spellEnd"/>
          </w:p>
        </w:tc>
      </w:tr>
      <w:tr w:rsidR="002B5F2F" w14:paraId="26FDBC51" w14:textId="77777777" w:rsidTr="002B5F2F">
        <w:tc>
          <w:tcPr>
            <w:tcW w:w="2084" w:type="pct"/>
          </w:tcPr>
          <w:p w14:paraId="47027BB0" w14:textId="77777777" w:rsidR="002B5F2F" w:rsidRDefault="002B5F2F" w:rsidP="002B5F2F">
            <w:r>
              <w:t>Service Type</w:t>
            </w:r>
          </w:p>
        </w:tc>
        <w:tc>
          <w:tcPr>
            <w:tcW w:w="2916" w:type="pct"/>
          </w:tcPr>
          <w:p w14:paraId="454FF1D8" w14:textId="77777777" w:rsidR="002B5F2F" w:rsidRDefault="002B5F2F" w:rsidP="002B5F2F">
            <w:r>
              <w:t>Synchronous</w:t>
            </w:r>
          </w:p>
        </w:tc>
      </w:tr>
    </w:tbl>
    <w:p w14:paraId="6F2E48E3" w14:textId="77777777" w:rsidR="002B5F2F" w:rsidRDefault="002B5F2F" w:rsidP="002B5F2F"/>
    <w:p w14:paraId="5DAF2805" w14:textId="77777777" w:rsidR="002B5F2F" w:rsidRDefault="002B5F2F" w:rsidP="002B5F2F"/>
    <w:p w14:paraId="239F35E3" w14:textId="77777777" w:rsidR="002B5F2F" w:rsidRDefault="002B5F2F" w:rsidP="002B5F2F"/>
    <w:p w14:paraId="2DE318C9" w14:textId="77777777" w:rsidR="002B5F2F" w:rsidRPr="00223693" w:rsidRDefault="002B5F2F" w:rsidP="002B5F2F"/>
    <w:p w14:paraId="7C3AB041" w14:textId="77777777" w:rsidR="002B5F2F" w:rsidRDefault="002B5F2F" w:rsidP="002B5F2F"/>
    <w:p w14:paraId="7288BAA0" w14:textId="77777777" w:rsidR="002B5F2F" w:rsidRDefault="002B5F2F" w:rsidP="002B5F2F"/>
    <w:p w14:paraId="026C86A3" w14:textId="77777777" w:rsidR="002B5F2F" w:rsidRDefault="002B5F2F" w:rsidP="002B5F2F">
      <w:pPr>
        <w:spacing w:after="160" w:line="259" w:lineRule="auto"/>
        <w:ind w:left="720"/>
        <w:rPr>
          <w:rFonts w:cs="Tahoma"/>
        </w:rPr>
      </w:pPr>
      <w:r>
        <w:rPr>
          <w:noProof/>
        </w:rPr>
        <w:drawing>
          <wp:inline distT="0" distB="0" distL="0" distR="0" wp14:anchorId="6372643A" wp14:editId="367C014D">
            <wp:extent cx="5241018" cy="2700020"/>
            <wp:effectExtent l="152400" t="152400" r="360045" b="3670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6117" cy="2702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5CE18" w14:textId="77777777" w:rsidR="002B5F2F" w:rsidRPr="00F460BE" w:rsidRDefault="002B5F2F" w:rsidP="00830961">
      <w:pPr>
        <w:pStyle w:val="Heading4"/>
        <w:keepLines w:val="0"/>
        <w:numPr>
          <w:ilvl w:val="3"/>
          <w:numId w:val="10"/>
        </w:numPr>
        <w:spacing w:before="20" w:after="20" w:line="240" w:lineRule="auto"/>
        <w:jc w:val="both"/>
      </w:pPr>
      <w:r w:rsidRPr="00F460BE">
        <w:lastRenderedPageBreak/>
        <w:t>General Tab</w:t>
      </w:r>
    </w:p>
    <w:tbl>
      <w:tblPr>
        <w:tblW w:w="8735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8"/>
        <w:gridCol w:w="6557"/>
      </w:tblGrid>
      <w:tr w:rsidR="002B5F2F" w:rsidRPr="00D7153F" w14:paraId="6AE783BB" w14:textId="77777777" w:rsidTr="002B5F2F">
        <w:trPr>
          <w:trHeight w:val="131"/>
        </w:trPr>
        <w:tc>
          <w:tcPr>
            <w:tcW w:w="2178" w:type="dxa"/>
            <w:shd w:val="clear" w:color="auto" w:fill="595959"/>
          </w:tcPr>
          <w:p w14:paraId="7A702F02" w14:textId="77777777" w:rsidR="002B5F2F" w:rsidRPr="00D7153F" w:rsidRDefault="002B5F2F" w:rsidP="002B5F2F">
            <w:pPr>
              <w:rPr>
                <w:rFonts w:cs="Tahoma"/>
                <w:b/>
                <w:color w:val="E6E6E6"/>
              </w:rPr>
            </w:pPr>
            <w:r>
              <w:br w:type="page"/>
            </w:r>
            <w:r w:rsidRPr="00D7153F"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6557" w:type="dxa"/>
            <w:shd w:val="clear" w:color="auto" w:fill="595959"/>
          </w:tcPr>
          <w:p w14:paraId="3CC84ABA" w14:textId="77777777" w:rsidR="002B5F2F" w:rsidRPr="00D7153F" w:rsidRDefault="002B5F2F" w:rsidP="002B5F2F">
            <w:pPr>
              <w:rPr>
                <w:rFonts w:cs="Tahoma"/>
                <w:b/>
                <w:color w:val="E6E6E6"/>
              </w:rPr>
            </w:pPr>
            <w:r w:rsidRPr="00D7153F"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D7153F" w14:paraId="4F7B0C51" w14:textId="77777777" w:rsidTr="002B5F2F">
        <w:trPr>
          <w:trHeight w:val="131"/>
        </w:trPr>
        <w:tc>
          <w:tcPr>
            <w:tcW w:w="2178" w:type="dxa"/>
          </w:tcPr>
          <w:p w14:paraId="4EB585AF" w14:textId="77777777" w:rsidR="002B5F2F" w:rsidRPr="00D7153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API Name</w:t>
            </w:r>
          </w:p>
        </w:tc>
        <w:tc>
          <w:tcPr>
            <w:tcW w:w="6557" w:type="dxa"/>
          </w:tcPr>
          <w:p w14:paraId="24D66204" w14:textId="77777777" w:rsidR="002B5F2F" w:rsidRPr="00D7153F" w:rsidRDefault="002B5F2F" w:rsidP="002B5F2F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FanaticsTasksOnPaymentServiceUnavailable</w:t>
            </w:r>
            <w:proofErr w:type="spellEnd"/>
          </w:p>
        </w:tc>
      </w:tr>
      <w:tr w:rsidR="002B5F2F" w:rsidRPr="00D7153F" w14:paraId="53E8036E" w14:textId="77777777" w:rsidTr="002B5F2F">
        <w:trPr>
          <w:trHeight w:val="269"/>
        </w:trPr>
        <w:tc>
          <w:tcPr>
            <w:tcW w:w="2178" w:type="dxa"/>
          </w:tcPr>
          <w:p w14:paraId="3E946999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Class Name</w:t>
            </w:r>
          </w:p>
        </w:tc>
        <w:tc>
          <w:tcPr>
            <w:tcW w:w="6557" w:type="dxa"/>
          </w:tcPr>
          <w:p w14:paraId="5EA3FB2E" w14:textId="77777777" w:rsidR="002B5F2F" w:rsidRDefault="002B5F2F" w:rsidP="002B5F2F">
            <w:pPr>
              <w:rPr>
                <w:rFonts w:cs="Tahoma"/>
              </w:rPr>
            </w:pPr>
            <w:proofErr w:type="gramStart"/>
            <w:r>
              <w:rPr>
                <w:rFonts w:cs="Tahoma"/>
              </w:rPr>
              <w:t>com.fanatics.sterling.api.FanaticsTasksOnPaymentServiceUnavailable</w:t>
            </w:r>
            <w:proofErr w:type="gramEnd"/>
          </w:p>
        </w:tc>
      </w:tr>
      <w:tr w:rsidR="002B5F2F" w:rsidRPr="00D7153F" w14:paraId="558D8290" w14:textId="77777777" w:rsidTr="002B5F2F">
        <w:trPr>
          <w:trHeight w:val="269"/>
        </w:trPr>
        <w:tc>
          <w:tcPr>
            <w:tcW w:w="2178" w:type="dxa"/>
          </w:tcPr>
          <w:p w14:paraId="06D86623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Method Name</w:t>
            </w:r>
          </w:p>
        </w:tc>
        <w:tc>
          <w:tcPr>
            <w:tcW w:w="6557" w:type="dxa"/>
          </w:tcPr>
          <w:p w14:paraId="36D2F1A8" w14:textId="77777777" w:rsidR="002B5F2F" w:rsidRDefault="002B5F2F" w:rsidP="002B5F2F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TasksOnPaymentServiceUnavailable</w:t>
            </w:r>
            <w:proofErr w:type="spellEnd"/>
          </w:p>
        </w:tc>
      </w:tr>
    </w:tbl>
    <w:p w14:paraId="30D6A18F" w14:textId="77777777" w:rsidR="002B5F2F" w:rsidRPr="00AA5952" w:rsidRDefault="002B5F2F" w:rsidP="002B5F2F">
      <w:pPr>
        <w:spacing w:after="160" w:line="259" w:lineRule="auto"/>
        <w:ind w:left="720"/>
        <w:rPr>
          <w:rFonts w:cs="Tahoma"/>
        </w:rPr>
      </w:pPr>
      <w:r>
        <w:rPr>
          <w:noProof/>
        </w:rPr>
        <w:drawing>
          <wp:inline distT="0" distB="0" distL="0" distR="0" wp14:anchorId="4E4AC6F5" wp14:editId="25BF72A2">
            <wp:extent cx="5435600" cy="775270"/>
            <wp:effectExtent l="152400" t="152400" r="355600" b="3683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3776" cy="780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0BD39" w14:textId="77777777" w:rsidR="002B5F2F" w:rsidRPr="00361A28" w:rsidRDefault="002B5F2F" w:rsidP="00830961">
      <w:pPr>
        <w:pStyle w:val="Heading4"/>
        <w:keepLines w:val="0"/>
        <w:numPr>
          <w:ilvl w:val="3"/>
          <w:numId w:val="10"/>
        </w:numPr>
        <w:spacing w:before="20" w:after="20" w:line="240" w:lineRule="auto"/>
        <w:jc w:val="both"/>
      </w:pPr>
      <w:r w:rsidRPr="00361A28">
        <w:t>Arguments Tab</w:t>
      </w:r>
    </w:p>
    <w:tbl>
      <w:tblPr>
        <w:tblW w:w="8735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8"/>
        <w:gridCol w:w="6557"/>
      </w:tblGrid>
      <w:tr w:rsidR="002B5F2F" w:rsidRPr="00D7153F" w14:paraId="56513F11" w14:textId="77777777" w:rsidTr="002B5F2F">
        <w:trPr>
          <w:trHeight w:val="131"/>
        </w:trPr>
        <w:tc>
          <w:tcPr>
            <w:tcW w:w="2178" w:type="dxa"/>
            <w:shd w:val="clear" w:color="auto" w:fill="595959"/>
          </w:tcPr>
          <w:p w14:paraId="7867F81D" w14:textId="77777777" w:rsidR="002B5F2F" w:rsidRPr="00D7153F" w:rsidRDefault="002B5F2F" w:rsidP="002B5F2F">
            <w:pPr>
              <w:rPr>
                <w:rFonts w:cs="Tahoma"/>
                <w:b/>
                <w:color w:val="E6E6E6"/>
              </w:rPr>
            </w:pPr>
            <w:r>
              <w:br w:type="page"/>
            </w:r>
            <w:r w:rsidRPr="00D7153F"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6557" w:type="dxa"/>
            <w:shd w:val="clear" w:color="auto" w:fill="595959"/>
          </w:tcPr>
          <w:p w14:paraId="47A66A85" w14:textId="77777777" w:rsidR="002B5F2F" w:rsidRPr="00D7153F" w:rsidRDefault="002B5F2F" w:rsidP="002B5F2F">
            <w:pPr>
              <w:rPr>
                <w:rFonts w:cs="Tahoma"/>
                <w:b/>
                <w:color w:val="E6E6E6"/>
              </w:rPr>
            </w:pPr>
            <w:r w:rsidRPr="00D7153F"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D7153F" w14:paraId="1E8C9060" w14:textId="77777777" w:rsidTr="002B5F2F">
        <w:trPr>
          <w:trHeight w:val="131"/>
        </w:trPr>
        <w:tc>
          <w:tcPr>
            <w:tcW w:w="2178" w:type="dxa"/>
          </w:tcPr>
          <w:p w14:paraId="05ED4559" w14:textId="77777777" w:rsidR="002B5F2F" w:rsidRPr="00D7153F" w:rsidRDefault="002B5F2F" w:rsidP="002B5F2F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RetryIntervalMinutes</w:t>
            </w:r>
            <w:proofErr w:type="spellEnd"/>
          </w:p>
        </w:tc>
        <w:tc>
          <w:tcPr>
            <w:tcW w:w="6557" w:type="dxa"/>
          </w:tcPr>
          <w:p w14:paraId="7A8A1675" w14:textId="77777777" w:rsidR="002B5F2F" w:rsidRPr="00D7153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</w:tr>
    </w:tbl>
    <w:p w14:paraId="118B6EBF" w14:textId="77777777" w:rsidR="002B5F2F" w:rsidRDefault="002B5F2F" w:rsidP="002B5F2F">
      <w:pPr>
        <w:pStyle w:val="NoSpacing"/>
        <w:ind w:left="720"/>
      </w:pPr>
      <w:r>
        <w:t xml:space="preserve">This service will call OOB API </w:t>
      </w:r>
      <w:proofErr w:type="spellStart"/>
      <w:r>
        <w:t>changeOrder</w:t>
      </w:r>
      <w:proofErr w:type="spellEnd"/>
      <w:r>
        <w:t xml:space="preserve"> to stamp the next </w:t>
      </w:r>
      <w:proofErr w:type="spellStart"/>
      <w:r w:rsidRPr="000E2B70">
        <w:t>CollectionDate</w:t>
      </w:r>
      <w:proofErr w:type="spellEnd"/>
      <w:r w:rsidRPr="000E2B70">
        <w:t xml:space="preserve"> at the level Order/PaymentMethods/PaymentMethod/PaymentDetails/@CollectionDate</w:t>
      </w:r>
      <w:r>
        <w:t xml:space="preserve">. </w:t>
      </w:r>
    </w:p>
    <w:p w14:paraId="2D244DE2" w14:textId="77777777" w:rsidR="002B5F2F" w:rsidRPr="005756CA" w:rsidRDefault="002B5F2F" w:rsidP="00830961">
      <w:pPr>
        <w:pStyle w:val="ListParagraph"/>
        <w:numPr>
          <w:ilvl w:val="0"/>
          <w:numId w:val="15"/>
        </w:numPr>
        <w:spacing w:after="160" w:line="480" w:lineRule="auto"/>
        <w:ind w:left="1440"/>
        <w:rPr>
          <w:rFonts w:ascii="Arial" w:hAnsi="Arial" w:cs="Arial"/>
          <w:b/>
          <w:sz w:val="24"/>
        </w:rPr>
      </w:pPr>
      <w:r w:rsidRPr="005756CA">
        <w:rPr>
          <w:rFonts w:cs="Tahoma"/>
        </w:rPr>
        <w:t xml:space="preserve">New </w:t>
      </w:r>
      <w:proofErr w:type="spellStart"/>
      <w:r w:rsidRPr="005756CA">
        <w:rPr>
          <w:rFonts w:cs="Tahoma"/>
        </w:rPr>
        <w:t>CollectionDate</w:t>
      </w:r>
      <w:proofErr w:type="spellEnd"/>
      <w:r w:rsidRPr="005756CA">
        <w:rPr>
          <w:rFonts w:cs="Tahoma"/>
        </w:rPr>
        <w:t xml:space="preserve"> = </w:t>
      </w:r>
      <w:proofErr w:type="spellStart"/>
      <w:r w:rsidRPr="005756CA">
        <w:rPr>
          <w:rFonts w:cs="Tahoma"/>
        </w:rPr>
        <w:t>sysdate</w:t>
      </w:r>
      <w:proofErr w:type="spellEnd"/>
      <w:r w:rsidRPr="005756CA">
        <w:rPr>
          <w:rFonts w:cs="Tahoma"/>
        </w:rPr>
        <w:t xml:space="preserve"> + </w:t>
      </w:r>
      <w:proofErr w:type="spellStart"/>
      <w:r w:rsidRPr="005756CA">
        <w:rPr>
          <w:rFonts w:cs="Tahoma"/>
        </w:rPr>
        <w:t>RetryIntervalMinutes</w:t>
      </w:r>
      <w:proofErr w:type="spellEnd"/>
      <w:r w:rsidRPr="005756CA">
        <w:rPr>
          <w:rFonts w:cs="Tahoma"/>
        </w:rPr>
        <w:t>.</w:t>
      </w:r>
    </w:p>
    <w:p w14:paraId="64CCAF4A" w14:textId="77777777" w:rsidR="002B5F2F" w:rsidRPr="002717C0" w:rsidRDefault="002B5F2F" w:rsidP="00830961">
      <w:pPr>
        <w:pStyle w:val="Heading2"/>
        <w:keepLines w:val="0"/>
        <w:numPr>
          <w:ilvl w:val="1"/>
          <w:numId w:val="14"/>
        </w:numPr>
        <w:spacing w:before="240" w:after="120" w:line="240" w:lineRule="auto"/>
      </w:pPr>
      <w:bookmarkStart w:id="42" w:name="_Toc450752182"/>
      <w:r>
        <w:t xml:space="preserve">Transaction: </w:t>
      </w:r>
      <w:r w:rsidRPr="002717C0">
        <w:t>CHECK_PAYMENT_</w:t>
      </w:r>
      <w:proofErr w:type="gramStart"/>
      <w:r w:rsidRPr="002717C0">
        <w:t>ALERTS.0001.ex</w:t>
      </w:r>
      <w:bookmarkEnd w:id="42"/>
      <w:proofErr w:type="gramEnd"/>
    </w:p>
    <w:p w14:paraId="1B6DA212" w14:textId="77777777" w:rsidR="002B5F2F" w:rsidRDefault="002B5F2F" w:rsidP="002B5F2F">
      <w:pPr>
        <w:spacing w:after="160" w:line="259" w:lineRule="auto"/>
        <w:ind w:left="720"/>
        <w:rPr>
          <w:noProof/>
        </w:rPr>
      </w:pPr>
      <w:r>
        <w:t xml:space="preserve"> </w:t>
      </w:r>
      <w:r>
        <w:rPr>
          <w:noProof/>
        </w:rPr>
        <w:t xml:space="preserve">Create a new transaction in ‘OrderFulfillment </w:t>
      </w:r>
      <w:r>
        <w:rPr>
          <w:noProof/>
        </w:rPr>
        <w:sym w:font="Wingdings" w:char="F0E0"/>
      </w:r>
      <w:r>
        <w:rPr>
          <w:noProof/>
        </w:rPr>
        <w:t xml:space="preserve"> Transactions’</w:t>
      </w:r>
    </w:p>
    <w:p w14:paraId="57EF4D80" w14:textId="77777777" w:rsidR="002B5F2F" w:rsidRPr="00E24AFB" w:rsidRDefault="002B5F2F" w:rsidP="002B5F2F">
      <w:pPr>
        <w:spacing w:after="160" w:line="259" w:lineRule="auto"/>
        <w:ind w:left="720"/>
        <w:rPr>
          <w:rFonts w:cs="Tahoma"/>
        </w:rPr>
      </w:pPr>
      <w:r w:rsidRPr="00C41A7A">
        <w:rPr>
          <w:noProof/>
        </w:rPr>
        <w:lastRenderedPageBreak/>
        <w:drawing>
          <wp:inline distT="0" distB="0" distL="0" distR="0" wp14:anchorId="3C9D6B39" wp14:editId="7E273049">
            <wp:extent cx="4902200" cy="3314222"/>
            <wp:effectExtent l="152400" t="152400" r="355600" b="3625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3512" cy="3315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9350" w:type="dxa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28"/>
        <w:gridCol w:w="5822"/>
      </w:tblGrid>
      <w:tr w:rsidR="002B5F2F" w:rsidRPr="00E24AFB" w14:paraId="3CD1002D" w14:textId="77777777" w:rsidTr="002B5F2F"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127D13D9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5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36F3855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22DEA471" w14:textId="77777777" w:rsidTr="002B5F2F">
        <w:tc>
          <w:tcPr>
            <w:tcW w:w="3528" w:type="dxa"/>
          </w:tcPr>
          <w:p w14:paraId="39009C62" w14:textId="77777777" w:rsidR="002B5F2F" w:rsidRPr="00E24AFB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>Transaction ID</w:t>
            </w:r>
          </w:p>
        </w:tc>
        <w:tc>
          <w:tcPr>
            <w:tcW w:w="5822" w:type="dxa"/>
          </w:tcPr>
          <w:p w14:paraId="677C33DD" w14:textId="77777777" w:rsidR="002B5F2F" w:rsidRPr="00E24AFB" w:rsidRDefault="002B5F2F" w:rsidP="002B5F2F">
            <w:pPr>
              <w:rPr>
                <w:rFonts w:cs="Tahoma"/>
              </w:rPr>
            </w:pPr>
            <w:r w:rsidRPr="002717C0">
              <w:rPr>
                <w:rFonts w:cs="Tahoma"/>
              </w:rPr>
              <w:t>CHECK_PAYMENT_ALERTS</w:t>
            </w:r>
          </w:p>
        </w:tc>
      </w:tr>
      <w:tr w:rsidR="002B5F2F" w:rsidRPr="00E24AFB" w14:paraId="09AABC35" w14:textId="77777777" w:rsidTr="002B5F2F">
        <w:tc>
          <w:tcPr>
            <w:tcW w:w="3528" w:type="dxa"/>
          </w:tcPr>
          <w:p w14:paraId="52573FE4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Transaction Name</w:t>
            </w:r>
          </w:p>
        </w:tc>
        <w:tc>
          <w:tcPr>
            <w:tcW w:w="5822" w:type="dxa"/>
          </w:tcPr>
          <w:p w14:paraId="783AFA8C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 Payment Alerts</w:t>
            </w:r>
          </w:p>
        </w:tc>
      </w:tr>
      <w:tr w:rsidR="002B5F2F" w:rsidRPr="00E24AFB" w14:paraId="31621339" w14:textId="77777777" w:rsidTr="002B5F2F">
        <w:tc>
          <w:tcPr>
            <w:tcW w:w="3528" w:type="dxa"/>
          </w:tcPr>
          <w:p w14:paraId="7602EDB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Time Triggered</w:t>
            </w:r>
          </w:p>
        </w:tc>
        <w:tc>
          <w:tcPr>
            <w:tcW w:w="5822" w:type="dxa"/>
          </w:tcPr>
          <w:p w14:paraId="69670CC7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17965247" w14:textId="77777777" w:rsidTr="002B5F2F">
        <w:tc>
          <w:tcPr>
            <w:tcW w:w="3528" w:type="dxa"/>
          </w:tcPr>
          <w:p w14:paraId="1A883EE3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Java Class</w:t>
            </w:r>
          </w:p>
        </w:tc>
        <w:tc>
          <w:tcPr>
            <w:tcW w:w="5822" w:type="dxa"/>
          </w:tcPr>
          <w:p w14:paraId="77E14162" w14:textId="77777777" w:rsidR="002B5F2F" w:rsidRPr="00E24AFB" w:rsidRDefault="002B5F2F" w:rsidP="002B5F2F">
            <w:pPr>
              <w:rPr>
                <w:rFonts w:cs="Tahoma"/>
              </w:rPr>
            </w:pPr>
            <w:proofErr w:type="spellStart"/>
            <w:proofErr w:type="gramStart"/>
            <w:r w:rsidRPr="005E67DA">
              <w:rPr>
                <w:rFonts w:cs="Tahoma"/>
              </w:rPr>
              <w:t>com.fanatics</w:t>
            </w:r>
            <w:proofErr w:type="gramEnd"/>
            <w:r w:rsidRPr="005E67DA">
              <w:rPr>
                <w:rFonts w:cs="Tahoma"/>
              </w:rPr>
              <w:t>.sterling.agent.FANCheckForPaymentAlerts</w:t>
            </w:r>
            <w:proofErr w:type="spellEnd"/>
          </w:p>
        </w:tc>
      </w:tr>
      <w:tr w:rsidR="002B5F2F" w:rsidRPr="00E24AFB" w14:paraId="1EAA8A94" w14:textId="77777777" w:rsidTr="002B5F2F">
        <w:tc>
          <w:tcPr>
            <w:tcW w:w="3528" w:type="dxa"/>
          </w:tcPr>
          <w:p w14:paraId="7CDF2310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 xml:space="preserve">Criteria ID </w:t>
            </w:r>
          </w:p>
        </w:tc>
        <w:tc>
          <w:tcPr>
            <w:tcW w:w="5822" w:type="dxa"/>
          </w:tcPr>
          <w:p w14:paraId="175122A3" w14:textId="77777777" w:rsidR="002B5F2F" w:rsidRPr="00E24AFB" w:rsidRDefault="002B5F2F" w:rsidP="002B5F2F">
            <w:pPr>
              <w:rPr>
                <w:rFonts w:cs="Tahoma"/>
              </w:rPr>
            </w:pPr>
            <w:r w:rsidRPr="00B24540">
              <w:rPr>
                <w:rFonts w:cs="Tahoma"/>
              </w:rPr>
              <w:t>CHECK_PAYMENT_ALERTS</w:t>
            </w:r>
          </w:p>
        </w:tc>
      </w:tr>
      <w:tr w:rsidR="002B5F2F" w:rsidRPr="00E24AFB" w14:paraId="4671540B" w14:textId="77777777" w:rsidTr="002B5F2F">
        <w:tc>
          <w:tcPr>
            <w:tcW w:w="3528" w:type="dxa"/>
          </w:tcPr>
          <w:p w14:paraId="0F930E8F" w14:textId="77777777" w:rsidR="002B5F2F" w:rsidRPr="00E24AFB" w:rsidRDefault="002B5F2F" w:rsidP="002B5F2F">
            <w:pPr>
              <w:rPr>
                <w:rFonts w:cs="Tahoma"/>
              </w:rPr>
            </w:pPr>
            <w:proofErr w:type="spellStart"/>
            <w:r w:rsidRPr="00E24AFB">
              <w:rPr>
                <w:rFonts w:cs="Tahoma"/>
              </w:rPr>
              <w:t>AgentServer</w:t>
            </w:r>
            <w:proofErr w:type="spellEnd"/>
            <w:r w:rsidRPr="00E24AFB">
              <w:rPr>
                <w:rFonts w:cs="Tahoma"/>
              </w:rPr>
              <w:t xml:space="preserve"> Name</w:t>
            </w:r>
          </w:p>
        </w:tc>
        <w:tc>
          <w:tcPr>
            <w:tcW w:w="5822" w:type="dxa"/>
          </w:tcPr>
          <w:p w14:paraId="17A23FAB" w14:textId="77777777" w:rsidR="002B5F2F" w:rsidRPr="00E24AFB" w:rsidRDefault="002B5F2F" w:rsidP="002B5F2F">
            <w:pPr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FAN</w:t>
            </w:r>
            <w:r w:rsidRPr="00E24AFB">
              <w:rPr>
                <w:rFonts w:cs="Tahoma"/>
              </w:rPr>
              <w:t>Payment</w:t>
            </w:r>
            <w:r>
              <w:rPr>
                <w:rFonts w:cs="Tahoma"/>
              </w:rPr>
              <w:t>Alerts</w:t>
            </w:r>
            <w:r w:rsidRPr="00E24AFB">
              <w:rPr>
                <w:rFonts w:cs="Tahoma"/>
              </w:rPr>
              <w:t>Agent</w:t>
            </w:r>
            <w:r>
              <w:rPr>
                <w:rFonts w:cs="Tahoma"/>
              </w:rPr>
              <w:t>Server</w:t>
            </w:r>
            <w:proofErr w:type="spellEnd"/>
          </w:p>
        </w:tc>
      </w:tr>
      <w:tr w:rsidR="002B5F2F" w:rsidRPr="00E24AFB" w14:paraId="654CF446" w14:textId="77777777" w:rsidTr="002B5F2F">
        <w:tc>
          <w:tcPr>
            <w:tcW w:w="3528" w:type="dxa"/>
          </w:tcPr>
          <w:p w14:paraId="04B20A6F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Alert Queue Name</w:t>
            </w:r>
          </w:p>
        </w:tc>
        <w:tc>
          <w:tcPr>
            <w:tcW w:w="5822" w:type="dxa"/>
          </w:tcPr>
          <w:p w14:paraId="3D46EF09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FAN Payment Failures</w:t>
            </w:r>
          </w:p>
        </w:tc>
      </w:tr>
      <w:tr w:rsidR="002B5F2F" w:rsidRPr="00E24AFB" w14:paraId="4595A9E3" w14:textId="77777777" w:rsidTr="002B5F2F">
        <w:tc>
          <w:tcPr>
            <w:tcW w:w="3528" w:type="dxa"/>
          </w:tcPr>
          <w:p w14:paraId="5444109F" w14:textId="77777777" w:rsidR="002B5F2F" w:rsidRDefault="002B5F2F" w:rsidP="002B5F2F">
            <w:pPr>
              <w:rPr>
                <w:rFonts w:cs="Tahoma"/>
              </w:rPr>
            </w:pPr>
            <w:r>
              <w:t>JMS Queue Name</w:t>
            </w:r>
          </w:p>
        </w:tc>
        <w:tc>
          <w:tcPr>
            <w:tcW w:w="5822" w:type="dxa"/>
          </w:tcPr>
          <w:p w14:paraId="523E92E1" w14:textId="77777777" w:rsidR="002B5F2F" w:rsidRDefault="002B5F2F" w:rsidP="002B5F2F">
            <w:pPr>
              <w:rPr>
                <w:rFonts w:cs="Tahoma"/>
              </w:rPr>
            </w:pPr>
            <w:r w:rsidRPr="00236C39">
              <w:t>${</w:t>
            </w:r>
            <w:proofErr w:type="spellStart"/>
            <w:r w:rsidRPr="00236C39">
              <w:t>PaymentAlert.Queue</w:t>
            </w:r>
            <w:proofErr w:type="spellEnd"/>
            <w:r w:rsidRPr="00236C39">
              <w:t>}</w:t>
            </w:r>
          </w:p>
        </w:tc>
      </w:tr>
      <w:tr w:rsidR="002B5F2F" w:rsidRPr="00E24AFB" w14:paraId="3490BC38" w14:textId="77777777" w:rsidTr="002B5F2F">
        <w:tc>
          <w:tcPr>
            <w:tcW w:w="3528" w:type="dxa"/>
          </w:tcPr>
          <w:p w14:paraId="19A355BD" w14:textId="77777777" w:rsidR="002B5F2F" w:rsidRDefault="002B5F2F" w:rsidP="002B5F2F">
            <w:pPr>
              <w:rPr>
                <w:rFonts w:cs="Tahoma"/>
              </w:rPr>
            </w:pPr>
            <w:r>
              <w:t>No. of Threads</w:t>
            </w:r>
          </w:p>
        </w:tc>
        <w:tc>
          <w:tcPr>
            <w:tcW w:w="5822" w:type="dxa"/>
          </w:tcPr>
          <w:p w14:paraId="2A1CF932" w14:textId="77777777" w:rsidR="002B5F2F" w:rsidRDefault="002B5F2F" w:rsidP="002B5F2F">
            <w:pPr>
              <w:rPr>
                <w:rFonts w:cs="Tahoma"/>
              </w:rPr>
            </w:pPr>
            <w:r>
              <w:t>1</w:t>
            </w:r>
          </w:p>
        </w:tc>
      </w:tr>
      <w:tr w:rsidR="002B5F2F" w:rsidRPr="00E24AFB" w14:paraId="1E36D734" w14:textId="77777777" w:rsidTr="002B5F2F">
        <w:tc>
          <w:tcPr>
            <w:tcW w:w="3528" w:type="dxa"/>
          </w:tcPr>
          <w:p w14:paraId="2F918E01" w14:textId="77777777" w:rsidR="002B5F2F" w:rsidRDefault="002B5F2F" w:rsidP="002B5F2F">
            <w:pPr>
              <w:rPr>
                <w:rFonts w:cs="Tahoma"/>
              </w:rPr>
            </w:pPr>
            <w:r>
              <w:t>Initial Context Factory</w:t>
            </w:r>
          </w:p>
        </w:tc>
        <w:tc>
          <w:tcPr>
            <w:tcW w:w="5822" w:type="dxa"/>
          </w:tcPr>
          <w:p w14:paraId="7E019826" w14:textId="77777777" w:rsidR="002B5F2F" w:rsidRDefault="002B5F2F" w:rsidP="002B5F2F">
            <w:pPr>
              <w:rPr>
                <w:rFonts w:cs="Tahoma"/>
              </w:rPr>
            </w:pPr>
            <w:r>
              <w:t>File</w:t>
            </w:r>
          </w:p>
        </w:tc>
      </w:tr>
      <w:tr w:rsidR="002B5F2F" w:rsidRPr="00E24AFB" w14:paraId="0FE4BAC0" w14:textId="77777777" w:rsidTr="002B5F2F">
        <w:tc>
          <w:tcPr>
            <w:tcW w:w="3528" w:type="dxa"/>
          </w:tcPr>
          <w:p w14:paraId="38EAA0DC" w14:textId="77777777" w:rsidR="002B5F2F" w:rsidRDefault="002B5F2F" w:rsidP="002B5F2F">
            <w:pPr>
              <w:rPr>
                <w:rFonts w:cs="Tahoma"/>
              </w:rPr>
            </w:pPr>
            <w:r>
              <w:t>Provider URL</w:t>
            </w:r>
          </w:p>
        </w:tc>
        <w:tc>
          <w:tcPr>
            <w:tcW w:w="5822" w:type="dxa"/>
          </w:tcPr>
          <w:p w14:paraId="1C29EFE4" w14:textId="77777777" w:rsidR="002B5F2F" w:rsidRDefault="002B5F2F" w:rsidP="002B5F2F">
            <w:pPr>
              <w:rPr>
                <w:rFonts w:cs="Tahoma"/>
              </w:rPr>
            </w:pPr>
            <w:r w:rsidRPr="00C35006">
              <w:t>${</w:t>
            </w:r>
            <w:proofErr w:type="spellStart"/>
            <w:r w:rsidRPr="00C35006">
              <w:t>AgentServer.ProviderURL</w:t>
            </w:r>
            <w:proofErr w:type="spellEnd"/>
            <w:r w:rsidRPr="00C35006">
              <w:t>}</w:t>
            </w:r>
          </w:p>
        </w:tc>
      </w:tr>
      <w:tr w:rsidR="002B5F2F" w:rsidRPr="00E24AFB" w14:paraId="3B031BAC" w14:textId="77777777" w:rsidTr="002B5F2F">
        <w:tc>
          <w:tcPr>
            <w:tcW w:w="3528" w:type="dxa"/>
          </w:tcPr>
          <w:p w14:paraId="54DCFEB6" w14:textId="77777777" w:rsidR="002B5F2F" w:rsidRDefault="002B5F2F" w:rsidP="002B5F2F">
            <w:pPr>
              <w:rPr>
                <w:rFonts w:cs="Tahoma"/>
              </w:rPr>
            </w:pPr>
            <w:r>
              <w:t>Connection Factory</w:t>
            </w:r>
          </w:p>
        </w:tc>
        <w:tc>
          <w:tcPr>
            <w:tcW w:w="5822" w:type="dxa"/>
          </w:tcPr>
          <w:p w14:paraId="3D247757" w14:textId="77777777" w:rsidR="002B5F2F" w:rsidRDefault="002B5F2F" w:rsidP="002B5F2F">
            <w:pPr>
              <w:rPr>
                <w:rFonts w:cs="Tahoma"/>
              </w:rPr>
            </w:pPr>
            <w:r w:rsidRPr="00C35006">
              <w:t>${</w:t>
            </w:r>
            <w:proofErr w:type="spellStart"/>
            <w:r w:rsidRPr="00C35006">
              <w:t>AgentServer.QCF</w:t>
            </w:r>
            <w:proofErr w:type="spellEnd"/>
            <w:r w:rsidRPr="00C35006">
              <w:t>}</w:t>
            </w:r>
          </w:p>
        </w:tc>
      </w:tr>
      <w:tr w:rsidR="002B5F2F" w:rsidRPr="00E24AFB" w14:paraId="62F44C53" w14:textId="77777777" w:rsidTr="002B5F2F">
        <w:tc>
          <w:tcPr>
            <w:tcW w:w="3528" w:type="dxa"/>
          </w:tcPr>
          <w:p w14:paraId="014971E0" w14:textId="77777777" w:rsidR="002B5F2F" w:rsidRDefault="002B5F2F" w:rsidP="002B5F2F">
            <w:pPr>
              <w:rPr>
                <w:rFonts w:cs="Tahoma"/>
              </w:rPr>
            </w:pPr>
            <w:r w:rsidRPr="00E24AFB">
              <w:rPr>
                <w:rFonts w:cs="Tahoma"/>
              </w:rPr>
              <w:t xml:space="preserve">Schedule Trigger </w:t>
            </w:r>
            <w:r>
              <w:rPr>
                <w:rFonts w:cs="Tahoma"/>
              </w:rPr>
              <w:t xml:space="preserve">Message </w:t>
            </w:r>
            <w:r w:rsidRPr="00E24AFB">
              <w:rPr>
                <w:rFonts w:cs="Tahoma"/>
              </w:rPr>
              <w:t>Interval</w:t>
            </w:r>
          </w:p>
        </w:tc>
        <w:tc>
          <w:tcPr>
            <w:tcW w:w="5822" w:type="dxa"/>
          </w:tcPr>
          <w:p w14:paraId="79A2506D" w14:textId="77777777" w:rsidR="002B5F2F" w:rsidRPr="005E67DA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</w:tr>
    </w:tbl>
    <w:p w14:paraId="3ABB4228" w14:textId="77777777" w:rsidR="00A32A8C" w:rsidRDefault="00A32A8C" w:rsidP="00A32A8C">
      <w:pPr>
        <w:pStyle w:val="Heading2"/>
        <w:keepLines w:val="0"/>
        <w:numPr>
          <w:ilvl w:val="0"/>
          <w:numId w:val="0"/>
        </w:numPr>
        <w:spacing w:before="240" w:after="120" w:line="240" w:lineRule="auto"/>
        <w:ind w:left="756"/>
      </w:pPr>
      <w:bookmarkStart w:id="43" w:name="_Toc450752183"/>
    </w:p>
    <w:p w14:paraId="3CE5D957" w14:textId="77777777" w:rsidR="00A32A8C" w:rsidRDefault="00A32A8C" w:rsidP="00A32A8C"/>
    <w:p w14:paraId="58CFAC28" w14:textId="77777777" w:rsidR="00A32A8C" w:rsidRDefault="00A32A8C" w:rsidP="00A32A8C"/>
    <w:p w14:paraId="320C544C" w14:textId="77777777" w:rsidR="00A32A8C" w:rsidRDefault="00A32A8C" w:rsidP="00A32A8C"/>
    <w:p w14:paraId="1E0AB251" w14:textId="77777777" w:rsidR="00A32A8C" w:rsidRDefault="00A32A8C" w:rsidP="00A32A8C"/>
    <w:p w14:paraId="1B678493" w14:textId="77777777" w:rsidR="00A32A8C" w:rsidRDefault="00A32A8C" w:rsidP="00A32A8C"/>
    <w:p w14:paraId="6D55C940" w14:textId="77777777" w:rsidR="00A32A8C" w:rsidRDefault="00A32A8C" w:rsidP="00A32A8C"/>
    <w:p w14:paraId="0F1691E4" w14:textId="77777777" w:rsidR="00A32A8C" w:rsidRPr="00A32A8C" w:rsidRDefault="00A32A8C" w:rsidP="00A32A8C"/>
    <w:p w14:paraId="5120F2BA" w14:textId="77777777" w:rsidR="002B5F2F" w:rsidRDefault="002B5F2F" w:rsidP="00830961">
      <w:pPr>
        <w:pStyle w:val="Heading2"/>
        <w:keepLines w:val="0"/>
        <w:numPr>
          <w:ilvl w:val="1"/>
          <w:numId w:val="10"/>
        </w:numPr>
        <w:spacing w:before="240" w:after="120" w:line="240" w:lineRule="auto"/>
      </w:pPr>
      <w:r w:rsidRPr="00E24AFB">
        <w:lastRenderedPageBreak/>
        <w:t>Payment Method</w:t>
      </w:r>
      <w:bookmarkEnd w:id="33"/>
      <w:r>
        <w:t xml:space="preserve"> configuration</w:t>
      </w:r>
      <w:bookmarkEnd w:id="43"/>
    </w:p>
    <w:p w14:paraId="780CBCF5" w14:textId="77777777" w:rsidR="002B5F2F" w:rsidRPr="00E24AFB" w:rsidRDefault="002B5F2F" w:rsidP="002B5F2F">
      <w:pPr>
        <w:ind w:left="720"/>
        <w:rPr>
          <w:rFonts w:cs="Tahoma"/>
        </w:rPr>
      </w:pPr>
      <w:r>
        <w:rPr>
          <w:rFonts w:cs="Tahoma"/>
        </w:rPr>
        <w:t xml:space="preserve">Navigate to </w:t>
      </w:r>
      <w:r w:rsidRPr="00E24AFB">
        <w:rPr>
          <w:rFonts w:cs="Tahoma"/>
        </w:rPr>
        <w:t>Sterling Business Center -&gt;</w:t>
      </w:r>
      <w:r>
        <w:rPr>
          <w:rFonts w:cs="Tahoma"/>
        </w:rPr>
        <w:t xml:space="preserve"> </w:t>
      </w:r>
      <w:proofErr w:type="gramStart"/>
      <w:r>
        <w:rPr>
          <w:rFonts w:cs="Tahoma"/>
        </w:rPr>
        <w:t>Load  ‘</w:t>
      </w:r>
      <w:proofErr w:type="gramEnd"/>
      <w:r>
        <w:rPr>
          <w:rFonts w:cs="Tahoma"/>
        </w:rPr>
        <w:t xml:space="preserve">FANATICS_WEB’ </w:t>
      </w:r>
      <w:r w:rsidRPr="007829D7">
        <w:rPr>
          <w:rFonts w:cs="Tahoma"/>
        </w:rPr>
        <w:sym w:font="Wingdings" w:char="F0E0"/>
      </w:r>
      <w:r>
        <w:rPr>
          <w:rFonts w:cs="Tahoma"/>
        </w:rPr>
        <w:t xml:space="preserve"> </w:t>
      </w:r>
      <w:r w:rsidRPr="00E24AFB">
        <w:rPr>
          <w:rFonts w:cs="Tahoma"/>
        </w:rPr>
        <w:t xml:space="preserve">System Setup Tab </w:t>
      </w:r>
    </w:p>
    <w:p w14:paraId="1BB9F8B8" w14:textId="77777777" w:rsidR="002B5F2F" w:rsidRPr="00E24AFB" w:rsidRDefault="002B5F2F" w:rsidP="002B5F2F">
      <w:pPr>
        <w:ind w:left="720"/>
        <w:rPr>
          <w:rFonts w:cs="Tahoma"/>
        </w:rPr>
      </w:pPr>
      <w:r w:rsidRPr="00E24AFB">
        <w:rPr>
          <w:rFonts w:cs="Tahoma"/>
        </w:rPr>
        <w:t>-&gt; Payments</w:t>
      </w:r>
      <w:r>
        <w:rPr>
          <w:rFonts w:cs="Tahoma"/>
        </w:rPr>
        <w:t xml:space="preserve"> </w:t>
      </w:r>
      <w:r w:rsidRPr="002B02B1">
        <w:rPr>
          <w:rFonts w:cs="Tahoma"/>
        </w:rPr>
        <w:sym w:font="Wingdings" w:char="F0E0"/>
      </w:r>
      <w:r>
        <w:rPr>
          <w:rFonts w:cs="Tahoma"/>
        </w:rPr>
        <w:t xml:space="preserve"> Payment Types</w:t>
      </w:r>
      <w:r w:rsidRPr="00E24AFB">
        <w:rPr>
          <w:rFonts w:cs="Tahoma"/>
        </w:rPr>
        <w:t>.</w:t>
      </w:r>
    </w:p>
    <w:p w14:paraId="48876C1B" w14:textId="77777777" w:rsidR="002B5F2F" w:rsidRPr="00E24AFB" w:rsidRDefault="002B5F2F" w:rsidP="002B5F2F">
      <w:pPr>
        <w:ind w:left="720"/>
        <w:rPr>
          <w:rFonts w:cs="Tahoma"/>
        </w:rPr>
      </w:pPr>
      <w:r w:rsidRPr="002B02B1">
        <w:rPr>
          <w:rFonts w:cs="Tahoma"/>
          <w:noProof/>
        </w:rPr>
        <w:drawing>
          <wp:inline distT="0" distB="0" distL="0" distR="0" wp14:anchorId="407464C5" wp14:editId="4C4AA3F8">
            <wp:extent cx="5086677" cy="2275418"/>
            <wp:effectExtent l="152400" t="152400" r="361950" b="3536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2244" cy="2277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B29AB" w14:textId="77777777" w:rsidR="002B5F2F" w:rsidRDefault="002B5F2F" w:rsidP="00830961">
      <w:pPr>
        <w:pStyle w:val="Heading3"/>
        <w:keepLines w:val="0"/>
        <w:numPr>
          <w:ilvl w:val="2"/>
          <w:numId w:val="10"/>
        </w:numPr>
        <w:spacing w:before="120" w:line="240" w:lineRule="auto"/>
      </w:pPr>
      <w:bookmarkStart w:id="44" w:name="_Toc450752184"/>
      <w:r>
        <w:t>Payment Types:</w:t>
      </w:r>
      <w:bookmarkEnd w:id="44"/>
    </w:p>
    <w:p w14:paraId="748A4123" w14:textId="77777777" w:rsidR="002B5F2F" w:rsidRPr="007829D7" w:rsidRDefault="002B5F2F" w:rsidP="002B5F2F"/>
    <w:p w14:paraId="76F1C882" w14:textId="77777777" w:rsidR="002B5F2F" w:rsidRPr="007829D7" w:rsidRDefault="002B5F2F" w:rsidP="00830961">
      <w:pPr>
        <w:pStyle w:val="ListParagraph"/>
        <w:numPr>
          <w:ilvl w:val="0"/>
          <w:numId w:val="13"/>
        </w:numPr>
        <w:spacing w:after="0" w:line="240" w:lineRule="auto"/>
        <w:rPr>
          <w:rFonts w:cs="Tahoma"/>
          <w:b/>
          <w:u w:val="single"/>
        </w:rPr>
      </w:pPr>
      <w:r>
        <w:rPr>
          <w:rFonts w:cs="Tahoma"/>
          <w:b/>
          <w:u w:val="single"/>
        </w:rPr>
        <w:t>ACCOUNT BALANCE</w:t>
      </w:r>
    </w:p>
    <w:p w14:paraId="34A6198A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2B02B1">
        <w:rPr>
          <w:rFonts w:cs="Tahoma"/>
        </w:rPr>
        <w:t xml:space="preserve">Navigate to </w:t>
      </w:r>
      <w:r>
        <w:rPr>
          <w:rFonts w:cs="Tahoma"/>
        </w:rPr>
        <w:t>Payment Type</w:t>
      </w:r>
      <w:r w:rsidRPr="002B02B1">
        <w:rPr>
          <w:rFonts w:cs="Tahoma"/>
        </w:rPr>
        <w:t xml:space="preserve"> -&gt; Create Payment Type</w:t>
      </w:r>
    </w:p>
    <w:p w14:paraId="632E95C7" w14:textId="77777777" w:rsidR="002B5F2F" w:rsidRPr="00E24AFB" w:rsidRDefault="002B5F2F" w:rsidP="002B5F2F">
      <w:pPr>
        <w:ind w:left="1800"/>
        <w:rPr>
          <w:rFonts w:cs="Tahoma"/>
        </w:rPr>
      </w:pPr>
      <w:r w:rsidRPr="002C1385">
        <w:rPr>
          <w:rFonts w:cs="Tahoma"/>
          <w:noProof/>
        </w:rPr>
        <w:lastRenderedPageBreak/>
        <w:drawing>
          <wp:inline distT="0" distB="0" distL="0" distR="0" wp14:anchorId="66814918" wp14:editId="08DDFC0F">
            <wp:extent cx="5377130" cy="1505137"/>
            <wp:effectExtent l="152400" t="152400" r="357505" b="3619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6443" cy="1516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676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3960"/>
      </w:tblGrid>
      <w:tr w:rsidR="002B5F2F" w:rsidRPr="00E24AFB" w14:paraId="0155C101" w14:textId="77777777" w:rsidTr="002B5F2F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0D34DA8C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3FB0EBE0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0C7FA934" w14:textId="77777777" w:rsidTr="002B5F2F">
        <w:tc>
          <w:tcPr>
            <w:tcW w:w="2808" w:type="dxa"/>
          </w:tcPr>
          <w:p w14:paraId="51D9E18F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ID</w:t>
            </w:r>
          </w:p>
        </w:tc>
        <w:tc>
          <w:tcPr>
            <w:tcW w:w="3960" w:type="dxa"/>
          </w:tcPr>
          <w:p w14:paraId="2EAF0C82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ACCOUNT_BALANCE</w:t>
            </w:r>
          </w:p>
        </w:tc>
      </w:tr>
      <w:tr w:rsidR="002B5F2F" w:rsidRPr="00E24AFB" w14:paraId="39B713A4" w14:textId="77777777" w:rsidTr="002B5F2F">
        <w:tc>
          <w:tcPr>
            <w:tcW w:w="2808" w:type="dxa"/>
          </w:tcPr>
          <w:p w14:paraId="188AD86E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Group</w:t>
            </w:r>
          </w:p>
        </w:tc>
        <w:tc>
          <w:tcPr>
            <w:tcW w:w="3960" w:type="dxa"/>
          </w:tcPr>
          <w:p w14:paraId="219DB1B4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Other</w:t>
            </w:r>
          </w:p>
        </w:tc>
      </w:tr>
      <w:tr w:rsidR="002B5F2F" w:rsidRPr="00E24AFB" w14:paraId="327B52B0" w14:textId="77777777" w:rsidTr="002B5F2F">
        <w:tc>
          <w:tcPr>
            <w:tcW w:w="2808" w:type="dxa"/>
          </w:tcPr>
          <w:p w14:paraId="3F795ED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Description</w:t>
            </w:r>
          </w:p>
        </w:tc>
        <w:tc>
          <w:tcPr>
            <w:tcW w:w="3960" w:type="dxa"/>
          </w:tcPr>
          <w:p w14:paraId="2E37EC91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Account Balance</w:t>
            </w:r>
          </w:p>
        </w:tc>
      </w:tr>
    </w:tbl>
    <w:p w14:paraId="402005E0" w14:textId="77777777" w:rsidR="002B5F2F" w:rsidRDefault="002B5F2F" w:rsidP="002B5F2F">
      <w:pPr>
        <w:pStyle w:val="ListParagraph"/>
        <w:ind w:left="2160"/>
        <w:rPr>
          <w:rFonts w:cs="Tahoma"/>
        </w:rPr>
      </w:pPr>
    </w:p>
    <w:p w14:paraId="278E3758" w14:textId="77777777" w:rsidR="002B5F2F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Save</w:t>
      </w:r>
    </w:p>
    <w:p w14:paraId="15EE0410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Configure the payment type parameters as follows:</w:t>
      </w:r>
    </w:p>
    <w:p w14:paraId="671E8C2A" w14:textId="77777777" w:rsidR="002B5F2F" w:rsidRPr="00E24AFB" w:rsidRDefault="002B5F2F" w:rsidP="002B5F2F">
      <w:pPr>
        <w:ind w:left="720"/>
        <w:rPr>
          <w:rFonts w:cs="Tahoma"/>
        </w:rPr>
      </w:pPr>
    </w:p>
    <w:p w14:paraId="19F4037F" w14:textId="77777777" w:rsidR="002B5F2F" w:rsidRDefault="002B5F2F" w:rsidP="002B5F2F">
      <w:pPr>
        <w:ind w:left="2160"/>
        <w:rPr>
          <w:rFonts w:cs="Tahoma"/>
        </w:rPr>
      </w:pPr>
      <w:r w:rsidRPr="00B044E0">
        <w:rPr>
          <w:rFonts w:cs="Tahoma"/>
          <w:noProof/>
        </w:rPr>
        <w:lastRenderedPageBreak/>
        <w:drawing>
          <wp:inline distT="0" distB="0" distL="0" distR="0" wp14:anchorId="471B72DD" wp14:editId="03125098">
            <wp:extent cx="4201119" cy="4494855"/>
            <wp:effectExtent l="152400" t="152400" r="371475" b="3632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6314" cy="4521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75F1CF93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136E99E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72AD1B00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56235880" w14:textId="77777777" w:rsidTr="002B5F2F">
        <w:tc>
          <w:tcPr>
            <w:tcW w:w="4698" w:type="dxa"/>
          </w:tcPr>
          <w:p w14:paraId="58B52EEA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Valid For return</w:t>
            </w:r>
          </w:p>
        </w:tc>
        <w:tc>
          <w:tcPr>
            <w:tcW w:w="2700" w:type="dxa"/>
          </w:tcPr>
          <w:p w14:paraId="39D5B23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Unchecked</w:t>
            </w:r>
          </w:p>
        </w:tc>
      </w:tr>
      <w:tr w:rsidR="002B5F2F" w:rsidRPr="00E24AFB" w14:paraId="2CD71C77" w14:textId="77777777" w:rsidTr="002B5F2F">
        <w:tc>
          <w:tcPr>
            <w:tcW w:w="4698" w:type="dxa"/>
          </w:tcPr>
          <w:p w14:paraId="250702E3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Charge Sequence</w:t>
            </w:r>
          </w:p>
        </w:tc>
        <w:tc>
          <w:tcPr>
            <w:tcW w:w="2700" w:type="dxa"/>
          </w:tcPr>
          <w:p w14:paraId="190696E2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</w:tr>
      <w:tr w:rsidR="002B5F2F" w:rsidRPr="00E24AFB" w14:paraId="38CE0C5E" w14:textId="77777777" w:rsidTr="002B5F2F">
        <w:tc>
          <w:tcPr>
            <w:tcW w:w="4698" w:type="dxa"/>
          </w:tcPr>
          <w:p w14:paraId="536BDC31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Partial Reversal Supported</w:t>
            </w:r>
          </w:p>
        </w:tc>
        <w:tc>
          <w:tcPr>
            <w:tcW w:w="2700" w:type="dxa"/>
          </w:tcPr>
          <w:p w14:paraId="6BEB314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0350E845" w14:textId="77777777" w:rsidTr="002B5F2F">
        <w:tc>
          <w:tcPr>
            <w:tcW w:w="4698" w:type="dxa"/>
          </w:tcPr>
          <w:p w14:paraId="53BD45FE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Authorization Reversal Strategy</w:t>
            </w:r>
          </w:p>
        </w:tc>
        <w:tc>
          <w:tcPr>
            <w:tcW w:w="2700" w:type="dxa"/>
          </w:tcPr>
          <w:p w14:paraId="1F3304EE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Reverse Excess</w:t>
            </w:r>
          </w:p>
        </w:tc>
      </w:tr>
      <w:tr w:rsidR="002B5F2F" w:rsidRPr="00E24AFB" w14:paraId="2A6A48B7" w14:textId="77777777" w:rsidTr="002B5F2F">
        <w:tc>
          <w:tcPr>
            <w:tcW w:w="4698" w:type="dxa"/>
          </w:tcPr>
          <w:p w14:paraId="51EB4F52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Allow Authorization </w:t>
            </w:r>
            <w:proofErr w:type="gramStart"/>
            <w:r>
              <w:rPr>
                <w:rFonts w:cs="Tahoma"/>
              </w:rPr>
              <w:t>To</w:t>
            </w:r>
            <w:proofErr w:type="gramEnd"/>
            <w:r>
              <w:rPr>
                <w:rFonts w:cs="Tahoma"/>
              </w:rPr>
              <w:t xml:space="preserve"> Exceed Settlement Request</w:t>
            </w:r>
          </w:p>
        </w:tc>
        <w:tc>
          <w:tcPr>
            <w:tcW w:w="2700" w:type="dxa"/>
          </w:tcPr>
          <w:p w14:paraId="4B4ED5BB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Checked.</w:t>
            </w:r>
          </w:p>
        </w:tc>
      </w:tr>
    </w:tbl>
    <w:p w14:paraId="4A746FE5" w14:textId="77777777" w:rsidR="002B5F2F" w:rsidRPr="00E24AFB" w:rsidRDefault="002B5F2F" w:rsidP="002B5F2F">
      <w:pPr>
        <w:ind w:left="2160"/>
        <w:rPr>
          <w:rFonts w:cs="Tahoma"/>
        </w:rPr>
      </w:pPr>
    </w:p>
    <w:p w14:paraId="6FF56EBE" w14:textId="77777777" w:rsidR="002B5F2F" w:rsidRPr="00E34F3A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  <w:b/>
          <w:u w:val="single"/>
        </w:rPr>
      </w:pPr>
      <w:r w:rsidRPr="00F70D15">
        <w:rPr>
          <w:rFonts w:cs="Tahoma"/>
        </w:rPr>
        <w:t>Save</w:t>
      </w:r>
    </w:p>
    <w:p w14:paraId="35A664F6" w14:textId="77777777" w:rsidR="002B5F2F" w:rsidRPr="00E34F3A" w:rsidRDefault="002B5F2F" w:rsidP="002B5F2F">
      <w:pPr>
        <w:pStyle w:val="ListParagraph"/>
        <w:ind w:left="2160"/>
        <w:rPr>
          <w:rFonts w:cs="Tahoma"/>
          <w:b/>
          <w:u w:val="single"/>
        </w:rPr>
      </w:pPr>
    </w:p>
    <w:p w14:paraId="4B7C079C" w14:textId="77777777" w:rsidR="002B5F2F" w:rsidRDefault="002B5F2F" w:rsidP="002B5F2F">
      <w:pPr>
        <w:spacing w:after="160" w:line="259" w:lineRule="auto"/>
        <w:rPr>
          <w:rFonts w:cs="Tahoma"/>
          <w:b/>
          <w:u w:val="single"/>
        </w:rPr>
      </w:pPr>
      <w:r>
        <w:rPr>
          <w:rFonts w:cs="Tahoma"/>
          <w:b/>
          <w:u w:val="single"/>
        </w:rPr>
        <w:br w:type="page"/>
      </w:r>
    </w:p>
    <w:p w14:paraId="703CC821" w14:textId="77777777" w:rsidR="002B5F2F" w:rsidRPr="007829D7" w:rsidRDefault="002B5F2F" w:rsidP="00830961">
      <w:pPr>
        <w:pStyle w:val="ListParagraph"/>
        <w:numPr>
          <w:ilvl w:val="0"/>
          <w:numId w:val="13"/>
        </w:numPr>
        <w:spacing w:after="0" w:line="240" w:lineRule="auto"/>
        <w:rPr>
          <w:rFonts w:cs="Tahoma"/>
          <w:b/>
          <w:u w:val="single"/>
        </w:rPr>
      </w:pPr>
      <w:r>
        <w:rPr>
          <w:rFonts w:cs="Tahoma"/>
          <w:b/>
          <w:u w:val="single"/>
        </w:rPr>
        <w:lastRenderedPageBreak/>
        <w:t>GIFT CERTIFICATE</w:t>
      </w:r>
    </w:p>
    <w:p w14:paraId="66D69FBC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2B02B1">
        <w:rPr>
          <w:rFonts w:cs="Tahoma"/>
        </w:rPr>
        <w:t xml:space="preserve">Navigate to </w:t>
      </w:r>
      <w:r>
        <w:rPr>
          <w:rFonts w:cs="Tahoma"/>
        </w:rPr>
        <w:t>Payment Type</w:t>
      </w:r>
      <w:r w:rsidRPr="002B02B1">
        <w:rPr>
          <w:rFonts w:cs="Tahoma"/>
        </w:rPr>
        <w:t xml:space="preserve"> -&gt; Create Payment Type</w:t>
      </w:r>
    </w:p>
    <w:p w14:paraId="52BAD1FA" w14:textId="77777777" w:rsidR="002B5F2F" w:rsidRDefault="002B5F2F" w:rsidP="002B5F2F">
      <w:pPr>
        <w:ind w:left="1800"/>
        <w:rPr>
          <w:rFonts w:cs="Tahoma"/>
        </w:rPr>
      </w:pPr>
      <w:r w:rsidRPr="00A07B12">
        <w:rPr>
          <w:rFonts w:cs="Tahoma"/>
          <w:noProof/>
        </w:rPr>
        <w:drawing>
          <wp:inline distT="0" distB="0" distL="0" distR="0" wp14:anchorId="70AA958E" wp14:editId="5B386D96">
            <wp:extent cx="4577869" cy="1390650"/>
            <wp:effectExtent l="152400" t="152400" r="356235" b="3619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982" cy="14499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676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3960"/>
      </w:tblGrid>
      <w:tr w:rsidR="002B5F2F" w:rsidRPr="00E24AFB" w14:paraId="51FC7936" w14:textId="77777777" w:rsidTr="002B5F2F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4164620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58D1F74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223CAEE4" w14:textId="77777777" w:rsidTr="002B5F2F">
        <w:tc>
          <w:tcPr>
            <w:tcW w:w="2808" w:type="dxa"/>
          </w:tcPr>
          <w:p w14:paraId="5DC2DED0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ID</w:t>
            </w:r>
          </w:p>
        </w:tc>
        <w:tc>
          <w:tcPr>
            <w:tcW w:w="3960" w:type="dxa"/>
          </w:tcPr>
          <w:p w14:paraId="17EAB55F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GIFTCERTIFICATE</w:t>
            </w:r>
          </w:p>
        </w:tc>
      </w:tr>
      <w:tr w:rsidR="002B5F2F" w:rsidRPr="00E24AFB" w14:paraId="4BD092DD" w14:textId="77777777" w:rsidTr="002B5F2F">
        <w:tc>
          <w:tcPr>
            <w:tcW w:w="2808" w:type="dxa"/>
          </w:tcPr>
          <w:p w14:paraId="0D0E2F3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Group</w:t>
            </w:r>
          </w:p>
        </w:tc>
        <w:tc>
          <w:tcPr>
            <w:tcW w:w="3960" w:type="dxa"/>
          </w:tcPr>
          <w:p w14:paraId="7435B794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Stored value Card</w:t>
            </w:r>
          </w:p>
        </w:tc>
      </w:tr>
      <w:tr w:rsidR="002B5F2F" w:rsidRPr="00E24AFB" w14:paraId="6CB9DCA0" w14:textId="77777777" w:rsidTr="002B5F2F">
        <w:tc>
          <w:tcPr>
            <w:tcW w:w="2808" w:type="dxa"/>
          </w:tcPr>
          <w:p w14:paraId="1B9F09E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Description</w:t>
            </w:r>
          </w:p>
        </w:tc>
        <w:tc>
          <w:tcPr>
            <w:tcW w:w="3960" w:type="dxa"/>
          </w:tcPr>
          <w:p w14:paraId="3F4C49D9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GIFT CERTIFICATE</w:t>
            </w:r>
          </w:p>
        </w:tc>
      </w:tr>
    </w:tbl>
    <w:p w14:paraId="3151DB50" w14:textId="77777777" w:rsidR="002B5F2F" w:rsidRPr="00E24AFB" w:rsidRDefault="002B5F2F" w:rsidP="002B5F2F">
      <w:pPr>
        <w:ind w:left="1800"/>
        <w:rPr>
          <w:rFonts w:cs="Tahoma"/>
        </w:rPr>
      </w:pPr>
    </w:p>
    <w:p w14:paraId="2C576933" w14:textId="77777777" w:rsidR="002B5F2F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Save</w:t>
      </w:r>
    </w:p>
    <w:p w14:paraId="306B9AE7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Configure the payment type parameters as follows:</w:t>
      </w:r>
    </w:p>
    <w:p w14:paraId="2B224D70" w14:textId="77777777" w:rsidR="002B5F2F" w:rsidRPr="00E24AFB" w:rsidRDefault="002B5F2F" w:rsidP="002B5F2F">
      <w:pPr>
        <w:ind w:left="720"/>
        <w:rPr>
          <w:rFonts w:cs="Tahoma"/>
        </w:rPr>
      </w:pPr>
    </w:p>
    <w:p w14:paraId="5E017A08" w14:textId="77777777" w:rsidR="002B5F2F" w:rsidRDefault="002B5F2F" w:rsidP="002B5F2F">
      <w:pPr>
        <w:ind w:left="2160"/>
        <w:rPr>
          <w:rFonts w:cs="Tahoma"/>
        </w:rPr>
      </w:pPr>
      <w:r w:rsidRPr="00283BFD">
        <w:rPr>
          <w:rFonts w:cs="Tahoma"/>
          <w:noProof/>
        </w:rPr>
        <w:lastRenderedPageBreak/>
        <w:drawing>
          <wp:inline distT="0" distB="0" distL="0" distR="0" wp14:anchorId="1ED0EDC8" wp14:editId="503EE6C6">
            <wp:extent cx="4324350" cy="4545650"/>
            <wp:effectExtent l="152400" t="152400" r="361950" b="3695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2578" cy="4564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2FBBB2C0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79B37585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74B06FBE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151F6DB0" w14:textId="77777777" w:rsidTr="002B5F2F">
        <w:tc>
          <w:tcPr>
            <w:tcW w:w="4698" w:type="dxa"/>
          </w:tcPr>
          <w:p w14:paraId="4EC54ACA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Valid For return</w:t>
            </w:r>
          </w:p>
        </w:tc>
        <w:tc>
          <w:tcPr>
            <w:tcW w:w="2700" w:type="dxa"/>
          </w:tcPr>
          <w:p w14:paraId="01D2F576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1184A0C0" w14:textId="77777777" w:rsidTr="002B5F2F">
        <w:tc>
          <w:tcPr>
            <w:tcW w:w="4698" w:type="dxa"/>
          </w:tcPr>
          <w:p w14:paraId="71BFA6C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Charge Sequence</w:t>
            </w:r>
          </w:p>
        </w:tc>
        <w:tc>
          <w:tcPr>
            <w:tcW w:w="2700" w:type="dxa"/>
          </w:tcPr>
          <w:p w14:paraId="606EB0E1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</w:tr>
      <w:tr w:rsidR="002B5F2F" w:rsidRPr="00E24AFB" w14:paraId="4BFDB7D7" w14:textId="77777777" w:rsidTr="002B5F2F">
        <w:tc>
          <w:tcPr>
            <w:tcW w:w="4698" w:type="dxa"/>
          </w:tcPr>
          <w:p w14:paraId="2817A6A4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Partial Reversal Supported</w:t>
            </w:r>
          </w:p>
        </w:tc>
        <w:tc>
          <w:tcPr>
            <w:tcW w:w="2700" w:type="dxa"/>
          </w:tcPr>
          <w:p w14:paraId="2E60A098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4EA82FF4" w14:textId="77777777" w:rsidTr="002B5F2F">
        <w:tc>
          <w:tcPr>
            <w:tcW w:w="4698" w:type="dxa"/>
          </w:tcPr>
          <w:p w14:paraId="5F829E07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Authorization Reversal Strategy</w:t>
            </w:r>
          </w:p>
        </w:tc>
        <w:tc>
          <w:tcPr>
            <w:tcW w:w="2700" w:type="dxa"/>
          </w:tcPr>
          <w:p w14:paraId="30F5541A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Reverse Excess</w:t>
            </w:r>
          </w:p>
        </w:tc>
      </w:tr>
      <w:tr w:rsidR="002B5F2F" w:rsidRPr="00E24AFB" w14:paraId="6249BFB6" w14:textId="77777777" w:rsidTr="002B5F2F">
        <w:tc>
          <w:tcPr>
            <w:tcW w:w="4698" w:type="dxa"/>
          </w:tcPr>
          <w:p w14:paraId="25447A8F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Allow Authorization </w:t>
            </w:r>
            <w:proofErr w:type="gramStart"/>
            <w:r>
              <w:rPr>
                <w:rFonts w:cs="Tahoma"/>
              </w:rPr>
              <w:t>To</w:t>
            </w:r>
            <w:proofErr w:type="gramEnd"/>
            <w:r>
              <w:rPr>
                <w:rFonts w:cs="Tahoma"/>
              </w:rPr>
              <w:t xml:space="preserve"> Exceed Settlement Request</w:t>
            </w:r>
          </w:p>
        </w:tc>
        <w:tc>
          <w:tcPr>
            <w:tcW w:w="2700" w:type="dxa"/>
          </w:tcPr>
          <w:p w14:paraId="4F1E8E66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</w:tbl>
    <w:p w14:paraId="424C8F18" w14:textId="77777777" w:rsidR="002B5F2F" w:rsidRPr="00E24AFB" w:rsidRDefault="002B5F2F" w:rsidP="002B5F2F">
      <w:pPr>
        <w:ind w:left="2160"/>
        <w:rPr>
          <w:rFonts w:cs="Tahoma"/>
        </w:rPr>
      </w:pPr>
    </w:p>
    <w:p w14:paraId="0E1A6DBA" w14:textId="77777777" w:rsidR="002B5F2F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F70D15">
        <w:rPr>
          <w:rFonts w:cs="Tahoma"/>
        </w:rPr>
        <w:t>Save</w:t>
      </w:r>
    </w:p>
    <w:p w14:paraId="26F04287" w14:textId="77777777" w:rsidR="002B5F2F" w:rsidRPr="00F415C0" w:rsidRDefault="002B5F2F" w:rsidP="002B5F2F">
      <w:pPr>
        <w:rPr>
          <w:rFonts w:cs="Tahoma"/>
        </w:rPr>
      </w:pPr>
    </w:p>
    <w:p w14:paraId="6A34F33B" w14:textId="77777777" w:rsidR="002B5F2F" w:rsidRDefault="002B5F2F" w:rsidP="002B5F2F">
      <w:pPr>
        <w:pStyle w:val="ListParagraph"/>
        <w:ind w:left="2160"/>
        <w:rPr>
          <w:rFonts w:cs="Tahoma"/>
          <w:b/>
          <w:u w:val="single"/>
        </w:rPr>
      </w:pPr>
    </w:p>
    <w:p w14:paraId="0C641580" w14:textId="77777777" w:rsidR="002B5F2F" w:rsidRDefault="002B5F2F" w:rsidP="002B5F2F">
      <w:pPr>
        <w:spacing w:after="160" w:line="259" w:lineRule="auto"/>
        <w:rPr>
          <w:rFonts w:cs="Tahoma"/>
          <w:b/>
          <w:u w:val="single"/>
        </w:rPr>
      </w:pPr>
      <w:r>
        <w:rPr>
          <w:rFonts w:cs="Tahoma"/>
          <w:b/>
          <w:u w:val="single"/>
        </w:rPr>
        <w:br w:type="page"/>
      </w:r>
    </w:p>
    <w:p w14:paraId="769974A9" w14:textId="77777777" w:rsidR="002B5F2F" w:rsidRPr="007829D7" w:rsidRDefault="002B5F2F" w:rsidP="00830961">
      <w:pPr>
        <w:pStyle w:val="ListParagraph"/>
        <w:numPr>
          <w:ilvl w:val="0"/>
          <w:numId w:val="13"/>
        </w:numPr>
        <w:spacing w:after="0" w:line="240" w:lineRule="auto"/>
        <w:rPr>
          <w:rFonts w:cs="Tahoma"/>
          <w:b/>
          <w:u w:val="single"/>
        </w:rPr>
      </w:pPr>
      <w:r>
        <w:rPr>
          <w:rFonts w:cs="Tahoma"/>
          <w:b/>
          <w:u w:val="single"/>
        </w:rPr>
        <w:lastRenderedPageBreak/>
        <w:t>GIFT</w:t>
      </w:r>
      <w:r w:rsidRPr="007829D7">
        <w:rPr>
          <w:rFonts w:cs="Tahoma"/>
          <w:b/>
          <w:u w:val="single"/>
        </w:rPr>
        <w:t>_CARD</w:t>
      </w:r>
    </w:p>
    <w:p w14:paraId="781D7B31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2B02B1">
        <w:rPr>
          <w:rFonts w:cs="Tahoma"/>
        </w:rPr>
        <w:t xml:space="preserve">Navigate to </w:t>
      </w:r>
      <w:r>
        <w:rPr>
          <w:rFonts w:cs="Tahoma"/>
        </w:rPr>
        <w:t>Payment Type</w:t>
      </w:r>
      <w:r w:rsidRPr="002B02B1">
        <w:rPr>
          <w:rFonts w:cs="Tahoma"/>
        </w:rPr>
        <w:t xml:space="preserve"> -&gt; Create Payment Type</w:t>
      </w:r>
    </w:p>
    <w:p w14:paraId="1E0BF420" w14:textId="77777777" w:rsidR="002B5F2F" w:rsidRDefault="002B5F2F" w:rsidP="002B5F2F">
      <w:pPr>
        <w:ind w:left="1800"/>
        <w:rPr>
          <w:rFonts w:cs="Tahoma"/>
        </w:rPr>
      </w:pPr>
      <w:r w:rsidRPr="00BA3620">
        <w:rPr>
          <w:rFonts w:cs="Tahoma"/>
          <w:noProof/>
        </w:rPr>
        <w:drawing>
          <wp:inline distT="0" distB="0" distL="0" distR="0" wp14:anchorId="182820F5" wp14:editId="5685277A">
            <wp:extent cx="4981576" cy="1463288"/>
            <wp:effectExtent l="152400" t="152400" r="352425" b="3657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2509" cy="146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676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3960"/>
      </w:tblGrid>
      <w:tr w:rsidR="002B5F2F" w:rsidRPr="00E24AFB" w14:paraId="52DC9D6A" w14:textId="77777777" w:rsidTr="002B5F2F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BA123B3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7FE36D14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5E750D37" w14:textId="77777777" w:rsidTr="002B5F2F">
        <w:tc>
          <w:tcPr>
            <w:tcW w:w="2808" w:type="dxa"/>
          </w:tcPr>
          <w:p w14:paraId="748FBCCD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ID</w:t>
            </w:r>
          </w:p>
        </w:tc>
        <w:tc>
          <w:tcPr>
            <w:tcW w:w="3960" w:type="dxa"/>
          </w:tcPr>
          <w:p w14:paraId="494B07BF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GIFTCARD</w:t>
            </w:r>
          </w:p>
        </w:tc>
      </w:tr>
      <w:tr w:rsidR="002B5F2F" w:rsidRPr="00E24AFB" w14:paraId="59573910" w14:textId="77777777" w:rsidTr="002B5F2F">
        <w:tc>
          <w:tcPr>
            <w:tcW w:w="2808" w:type="dxa"/>
          </w:tcPr>
          <w:p w14:paraId="4B88E739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Group</w:t>
            </w:r>
          </w:p>
        </w:tc>
        <w:tc>
          <w:tcPr>
            <w:tcW w:w="3960" w:type="dxa"/>
          </w:tcPr>
          <w:p w14:paraId="5E1B534A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Stored value Card</w:t>
            </w:r>
          </w:p>
        </w:tc>
      </w:tr>
      <w:tr w:rsidR="002B5F2F" w:rsidRPr="00E24AFB" w14:paraId="148BA473" w14:textId="77777777" w:rsidTr="002B5F2F">
        <w:tc>
          <w:tcPr>
            <w:tcW w:w="2808" w:type="dxa"/>
          </w:tcPr>
          <w:p w14:paraId="02350C5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Description</w:t>
            </w:r>
          </w:p>
        </w:tc>
        <w:tc>
          <w:tcPr>
            <w:tcW w:w="3960" w:type="dxa"/>
          </w:tcPr>
          <w:p w14:paraId="4826D379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GIFT CARD</w:t>
            </w:r>
          </w:p>
        </w:tc>
      </w:tr>
    </w:tbl>
    <w:p w14:paraId="4C3091F0" w14:textId="77777777" w:rsidR="002B5F2F" w:rsidRPr="00E24AFB" w:rsidRDefault="002B5F2F" w:rsidP="002B5F2F">
      <w:pPr>
        <w:ind w:left="1800"/>
        <w:rPr>
          <w:rFonts w:cs="Tahoma"/>
        </w:rPr>
      </w:pPr>
    </w:p>
    <w:p w14:paraId="7E5B8CEF" w14:textId="77777777" w:rsidR="002B5F2F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Save</w:t>
      </w:r>
    </w:p>
    <w:p w14:paraId="193AAA7B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Configure the payment type parameters as follows:</w:t>
      </w:r>
    </w:p>
    <w:p w14:paraId="7AAAFBAF" w14:textId="77777777" w:rsidR="002B5F2F" w:rsidRPr="00E24AFB" w:rsidRDefault="002B5F2F" w:rsidP="002B5F2F">
      <w:pPr>
        <w:ind w:left="720"/>
        <w:rPr>
          <w:rFonts w:cs="Tahoma"/>
        </w:rPr>
      </w:pPr>
    </w:p>
    <w:p w14:paraId="0C8661F6" w14:textId="77777777" w:rsidR="002B5F2F" w:rsidRDefault="002B5F2F" w:rsidP="002B5F2F">
      <w:pPr>
        <w:ind w:left="2160"/>
        <w:rPr>
          <w:rFonts w:cs="Tahoma"/>
        </w:rPr>
      </w:pPr>
      <w:r w:rsidRPr="00FC0274">
        <w:rPr>
          <w:rFonts w:cs="Tahoma"/>
          <w:noProof/>
        </w:rPr>
        <w:lastRenderedPageBreak/>
        <w:drawing>
          <wp:inline distT="0" distB="0" distL="0" distR="0" wp14:anchorId="4D48504E" wp14:editId="6A3DAA22">
            <wp:extent cx="4476750" cy="4640324"/>
            <wp:effectExtent l="152400" t="152400" r="361950" b="3702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9944" cy="4643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1A8D3D0A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1A68D7BC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3291812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5D17A59F" w14:textId="77777777" w:rsidTr="002B5F2F">
        <w:tc>
          <w:tcPr>
            <w:tcW w:w="4698" w:type="dxa"/>
          </w:tcPr>
          <w:p w14:paraId="376B5B96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Charge Sequence</w:t>
            </w:r>
          </w:p>
        </w:tc>
        <w:tc>
          <w:tcPr>
            <w:tcW w:w="2700" w:type="dxa"/>
          </w:tcPr>
          <w:p w14:paraId="2CA550C0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</w:tr>
      <w:tr w:rsidR="002B5F2F" w:rsidRPr="00E24AFB" w14:paraId="3FA0F695" w14:textId="77777777" w:rsidTr="002B5F2F">
        <w:tc>
          <w:tcPr>
            <w:tcW w:w="4698" w:type="dxa"/>
          </w:tcPr>
          <w:p w14:paraId="6F39B6BA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Partial Reversal Supported</w:t>
            </w:r>
          </w:p>
        </w:tc>
        <w:tc>
          <w:tcPr>
            <w:tcW w:w="2700" w:type="dxa"/>
          </w:tcPr>
          <w:p w14:paraId="1423E1FA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1D790974" w14:textId="77777777" w:rsidTr="002B5F2F">
        <w:tc>
          <w:tcPr>
            <w:tcW w:w="4698" w:type="dxa"/>
          </w:tcPr>
          <w:p w14:paraId="1D2085E7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Authorization Reversal Strategy</w:t>
            </w:r>
          </w:p>
        </w:tc>
        <w:tc>
          <w:tcPr>
            <w:tcW w:w="2700" w:type="dxa"/>
          </w:tcPr>
          <w:p w14:paraId="03BDA53F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Reverse Excess</w:t>
            </w:r>
          </w:p>
        </w:tc>
      </w:tr>
      <w:tr w:rsidR="002B5F2F" w:rsidRPr="00E24AFB" w14:paraId="6D7C7E2D" w14:textId="77777777" w:rsidTr="002B5F2F">
        <w:tc>
          <w:tcPr>
            <w:tcW w:w="4698" w:type="dxa"/>
          </w:tcPr>
          <w:p w14:paraId="476C5705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Allow Authorization </w:t>
            </w:r>
            <w:proofErr w:type="gramStart"/>
            <w:r>
              <w:rPr>
                <w:rFonts w:cs="Tahoma"/>
              </w:rPr>
              <w:t>To</w:t>
            </w:r>
            <w:proofErr w:type="gramEnd"/>
            <w:r>
              <w:rPr>
                <w:rFonts w:cs="Tahoma"/>
              </w:rPr>
              <w:t xml:space="preserve"> Exceed Settlement Request</w:t>
            </w:r>
          </w:p>
        </w:tc>
        <w:tc>
          <w:tcPr>
            <w:tcW w:w="2700" w:type="dxa"/>
          </w:tcPr>
          <w:p w14:paraId="22533748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</w:tbl>
    <w:p w14:paraId="5C0166F4" w14:textId="77777777" w:rsidR="002B5F2F" w:rsidRPr="00E24AFB" w:rsidRDefault="002B5F2F" w:rsidP="002B5F2F">
      <w:pPr>
        <w:ind w:left="2160"/>
        <w:rPr>
          <w:rFonts w:cs="Tahoma"/>
        </w:rPr>
      </w:pPr>
    </w:p>
    <w:p w14:paraId="3CD779FB" w14:textId="77777777" w:rsidR="002B5F2F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F70D15">
        <w:rPr>
          <w:rFonts w:cs="Tahoma"/>
        </w:rPr>
        <w:t>Save</w:t>
      </w:r>
    </w:p>
    <w:p w14:paraId="316F55C5" w14:textId="77777777" w:rsidR="002B5F2F" w:rsidRDefault="002B5F2F" w:rsidP="002B5F2F">
      <w:pPr>
        <w:spacing w:after="160" w:line="259" w:lineRule="auto"/>
        <w:rPr>
          <w:rFonts w:cs="Tahoma"/>
          <w:b/>
          <w:u w:val="single"/>
        </w:rPr>
      </w:pPr>
      <w:r>
        <w:rPr>
          <w:rFonts w:cs="Tahoma"/>
          <w:b/>
          <w:u w:val="single"/>
        </w:rPr>
        <w:br w:type="page"/>
      </w:r>
    </w:p>
    <w:p w14:paraId="173A3A44" w14:textId="77777777" w:rsidR="002B5F2F" w:rsidRPr="007829D7" w:rsidRDefault="002B5F2F" w:rsidP="00830961">
      <w:pPr>
        <w:pStyle w:val="ListParagraph"/>
        <w:numPr>
          <w:ilvl w:val="0"/>
          <w:numId w:val="13"/>
        </w:numPr>
        <w:spacing w:after="0" w:line="240" w:lineRule="auto"/>
        <w:rPr>
          <w:rFonts w:cs="Tahoma"/>
          <w:b/>
          <w:u w:val="single"/>
        </w:rPr>
      </w:pPr>
      <w:r w:rsidRPr="007829D7">
        <w:rPr>
          <w:rFonts w:cs="Tahoma"/>
          <w:b/>
          <w:u w:val="single"/>
        </w:rPr>
        <w:lastRenderedPageBreak/>
        <w:t>CREDIT_CARD</w:t>
      </w:r>
    </w:p>
    <w:p w14:paraId="2FD9F20F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2B02B1">
        <w:rPr>
          <w:rFonts w:cs="Tahoma"/>
        </w:rPr>
        <w:t xml:space="preserve">Navigate to </w:t>
      </w:r>
      <w:r>
        <w:rPr>
          <w:rFonts w:cs="Tahoma"/>
        </w:rPr>
        <w:t>Payment Type</w:t>
      </w:r>
      <w:r w:rsidRPr="002B02B1">
        <w:rPr>
          <w:rFonts w:cs="Tahoma"/>
        </w:rPr>
        <w:t xml:space="preserve"> -&gt; Create Payment Type</w:t>
      </w:r>
    </w:p>
    <w:p w14:paraId="5727FB7F" w14:textId="77777777" w:rsidR="002B5F2F" w:rsidRDefault="002B5F2F" w:rsidP="002B5F2F">
      <w:pPr>
        <w:ind w:left="1800"/>
        <w:rPr>
          <w:rFonts w:cs="Tahoma"/>
        </w:rPr>
      </w:pPr>
      <w:r w:rsidRPr="00E24AFB">
        <w:rPr>
          <w:rFonts w:cs="Tahoma"/>
          <w:noProof/>
        </w:rPr>
        <w:drawing>
          <wp:inline distT="0" distB="0" distL="0" distR="0" wp14:anchorId="5AB4C679" wp14:editId="642EEDEA">
            <wp:extent cx="4915064" cy="1533525"/>
            <wp:effectExtent l="152400" t="152400" r="361950" b="3524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002" cy="1548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676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3960"/>
      </w:tblGrid>
      <w:tr w:rsidR="002B5F2F" w:rsidRPr="00E24AFB" w14:paraId="238486F6" w14:textId="77777777" w:rsidTr="002B5F2F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33E80D01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847BF58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5E6B6A68" w14:textId="77777777" w:rsidTr="002B5F2F">
        <w:tc>
          <w:tcPr>
            <w:tcW w:w="2808" w:type="dxa"/>
          </w:tcPr>
          <w:p w14:paraId="2E3A45BD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ID</w:t>
            </w:r>
          </w:p>
        </w:tc>
        <w:tc>
          <w:tcPr>
            <w:tcW w:w="3960" w:type="dxa"/>
          </w:tcPr>
          <w:p w14:paraId="0C922A3F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CREDIT_CARD</w:t>
            </w:r>
          </w:p>
        </w:tc>
      </w:tr>
      <w:tr w:rsidR="002B5F2F" w:rsidRPr="00E24AFB" w14:paraId="02FECE5F" w14:textId="77777777" w:rsidTr="002B5F2F">
        <w:tc>
          <w:tcPr>
            <w:tcW w:w="2808" w:type="dxa"/>
          </w:tcPr>
          <w:p w14:paraId="59DE0879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Group</w:t>
            </w:r>
          </w:p>
        </w:tc>
        <w:tc>
          <w:tcPr>
            <w:tcW w:w="3960" w:type="dxa"/>
          </w:tcPr>
          <w:p w14:paraId="35F7EAFD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Credit Card</w:t>
            </w:r>
          </w:p>
        </w:tc>
      </w:tr>
      <w:tr w:rsidR="002B5F2F" w:rsidRPr="00E24AFB" w14:paraId="682D36A9" w14:textId="77777777" w:rsidTr="002B5F2F">
        <w:tc>
          <w:tcPr>
            <w:tcW w:w="2808" w:type="dxa"/>
          </w:tcPr>
          <w:p w14:paraId="043FB98E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Description</w:t>
            </w:r>
          </w:p>
        </w:tc>
        <w:tc>
          <w:tcPr>
            <w:tcW w:w="3960" w:type="dxa"/>
          </w:tcPr>
          <w:p w14:paraId="1BBE220E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Credit Card</w:t>
            </w:r>
          </w:p>
        </w:tc>
      </w:tr>
    </w:tbl>
    <w:p w14:paraId="2996DC35" w14:textId="77777777" w:rsidR="002B5F2F" w:rsidRPr="00E24AFB" w:rsidRDefault="002B5F2F" w:rsidP="002B5F2F">
      <w:pPr>
        <w:ind w:left="1800"/>
        <w:rPr>
          <w:rFonts w:cs="Tahoma"/>
        </w:rPr>
      </w:pPr>
    </w:p>
    <w:p w14:paraId="1B8AA124" w14:textId="77777777" w:rsidR="002B5F2F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Save</w:t>
      </w:r>
    </w:p>
    <w:p w14:paraId="3054AB49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Configure the payment type parameters as follows:</w:t>
      </w:r>
    </w:p>
    <w:p w14:paraId="3B3BD4C1" w14:textId="77777777" w:rsidR="002B5F2F" w:rsidRPr="00E24AFB" w:rsidRDefault="002B5F2F" w:rsidP="002B5F2F">
      <w:pPr>
        <w:ind w:left="720"/>
        <w:rPr>
          <w:rFonts w:cs="Tahoma"/>
        </w:rPr>
      </w:pPr>
    </w:p>
    <w:p w14:paraId="015DC3AA" w14:textId="77777777" w:rsidR="002B5F2F" w:rsidRDefault="002B5F2F" w:rsidP="002B5F2F">
      <w:pPr>
        <w:ind w:left="2160"/>
        <w:rPr>
          <w:rFonts w:cs="Tahoma"/>
        </w:rPr>
      </w:pPr>
      <w:r w:rsidRPr="00E77990">
        <w:rPr>
          <w:rFonts w:cs="Tahoma"/>
          <w:noProof/>
        </w:rPr>
        <w:lastRenderedPageBreak/>
        <w:drawing>
          <wp:inline distT="0" distB="0" distL="0" distR="0" wp14:anchorId="776A21AA" wp14:editId="3D9A7A08">
            <wp:extent cx="4257675" cy="4419612"/>
            <wp:effectExtent l="152400" t="152400" r="352425" b="3619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430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71DA87D4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0527F22E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88282A3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6F8D272C" w14:textId="77777777" w:rsidTr="002B5F2F">
        <w:tc>
          <w:tcPr>
            <w:tcW w:w="4698" w:type="dxa"/>
          </w:tcPr>
          <w:p w14:paraId="6799BE1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Valid For return</w:t>
            </w:r>
          </w:p>
        </w:tc>
        <w:tc>
          <w:tcPr>
            <w:tcW w:w="2700" w:type="dxa"/>
          </w:tcPr>
          <w:p w14:paraId="101E2564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0FB350BC" w14:textId="77777777" w:rsidTr="002B5F2F">
        <w:tc>
          <w:tcPr>
            <w:tcW w:w="4698" w:type="dxa"/>
          </w:tcPr>
          <w:p w14:paraId="1524A58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Charge Sequence</w:t>
            </w:r>
          </w:p>
        </w:tc>
        <w:tc>
          <w:tcPr>
            <w:tcW w:w="2700" w:type="dxa"/>
          </w:tcPr>
          <w:p w14:paraId="39EE8D66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</w:tr>
      <w:tr w:rsidR="002B5F2F" w:rsidRPr="00E24AFB" w14:paraId="52CD40DC" w14:textId="77777777" w:rsidTr="002B5F2F">
        <w:tc>
          <w:tcPr>
            <w:tcW w:w="4698" w:type="dxa"/>
          </w:tcPr>
          <w:p w14:paraId="6D2CE521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Void Supported</w:t>
            </w:r>
          </w:p>
        </w:tc>
        <w:tc>
          <w:tcPr>
            <w:tcW w:w="2700" w:type="dxa"/>
          </w:tcPr>
          <w:p w14:paraId="6E5F22F7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742CA47C" w14:textId="77777777" w:rsidTr="002B5F2F">
        <w:tc>
          <w:tcPr>
            <w:tcW w:w="4698" w:type="dxa"/>
          </w:tcPr>
          <w:p w14:paraId="273E1DC0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Authorization Reversal Strategy</w:t>
            </w:r>
          </w:p>
        </w:tc>
        <w:tc>
          <w:tcPr>
            <w:tcW w:w="2700" w:type="dxa"/>
          </w:tcPr>
          <w:p w14:paraId="150822D3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Reverse When Expired</w:t>
            </w:r>
          </w:p>
        </w:tc>
      </w:tr>
      <w:tr w:rsidR="002B5F2F" w:rsidRPr="00E24AFB" w14:paraId="1C516BA4" w14:textId="77777777" w:rsidTr="002B5F2F">
        <w:tc>
          <w:tcPr>
            <w:tcW w:w="4698" w:type="dxa"/>
          </w:tcPr>
          <w:p w14:paraId="6FAF0CD9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Allow Authorization </w:t>
            </w:r>
            <w:proofErr w:type="gramStart"/>
            <w:r>
              <w:rPr>
                <w:rFonts w:cs="Tahoma"/>
              </w:rPr>
              <w:t>To</w:t>
            </w:r>
            <w:proofErr w:type="gramEnd"/>
            <w:r>
              <w:rPr>
                <w:rFonts w:cs="Tahoma"/>
              </w:rPr>
              <w:t xml:space="preserve"> Exceed Settlement Request</w:t>
            </w:r>
          </w:p>
        </w:tc>
        <w:tc>
          <w:tcPr>
            <w:tcW w:w="2700" w:type="dxa"/>
          </w:tcPr>
          <w:p w14:paraId="298CDEF0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</w:tbl>
    <w:p w14:paraId="7A9B2CDE" w14:textId="77777777" w:rsidR="002B5F2F" w:rsidRPr="00E24AFB" w:rsidRDefault="002B5F2F" w:rsidP="002B5F2F">
      <w:pPr>
        <w:ind w:left="2160"/>
        <w:rPr>
          <w:rFonts w:cs="Tahoma"/>
        </w:rPr>
      </w:pPr>
    </w:p>
    <w:p w14:paraId="2E154CFE" w14:textId="77777777" w:rsidR="002B5F2F" w:rsidRPr="00F70D15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F70D15">
        <w:rPr>
          <w:rFonts w:cs="Tahoma"/>
        </w:rPr>
        <w:t>Save</w:t>
      </w:r>
    </w:p>
    <w:p w14:paraId="023767FF" w14:textId="77777777" w:rsidR="002B5F2F" w:rsidRDefault="002B5F2F" w:rsidP="002B5F2F">
      <w:pPr>
        <w:spacing w:after="160" w:line="259" w:lineRule="auto"/>
        <w:rPr>
          <w:rFonts w:cs="Tahoma"/>
        </w:rPr>
      </w:pPr>
      <w:r>
        <w:rPr>
          <w:rFonts w:cs="Tahoma"/>
        </w:rPr>
        <w:br w:type="page"/>
      </w:r>
    </w:p>
    <w:p w14:paraId="229D4C33" w14:textId="77777777" w:rsidR="002B5F2F" w:rsidRPr="007829D7" w:rsidRDefault="002B5F2F" w:rsidP="00830961">
      <w:pPr>
        <w:pStyle w:val="ListParagraph"/>
        <w:numPr>
          <w:ilvl w:val="0"/>
          <w:numId w:val="13"/>
        </w:numPr>
        <w:spacing w:after="0" w:line="240" w:lineRule="auto"/>
        <w:rPr>
          <w:rFonts w:cs="Tahoma"/>
          <w:b/>
          <w:u w:val="single"/>
        </w:rPr>
      </w:pPr>
      <w:r>
        <w:rPr>
          <w:rFonts w:cs="Tahoma"/>
          <w:b/>
          <w:u w:val="single"/>
        </w:rPr>
        <w:lastRenderedPageBreak/>
        <w:t>PAYPAL</w:t>
      </w:r>
    </w:p>
    <w:p w14:paraId="0780FA9A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 w:rsidRPr="002B02B1">
        <w:rPr>
          <w:rFonts w:cs="Tahoma"/>
        </w:rPr>
        <w:t xml:space="preserve">Navigate to </w:t>
      </w:r>
      <w:r>
        <w:rPr>
          <w:rFonts w:cs="Tahoma"/>
        </w:rPr>
        <w:t>Payment Type</w:t>
      </w:r>
      <w:r w:rsidRPr="002B02B1">
        <w:rPr>
          <w:rFonts w:cs="Tahoma"/>
        </w:rPr>
        <w:t xml:space="preserve"> -&gt; Create Payment Type</w:t>
      </w:r>
    </w:p>
    <w:p w14:paraId="7A1AA7A7" w14:textId="77777777" w:rsidR="002B5F2F" w:rsidRDefault="002B5F2F" w:rsidP="002B5F2F">
      <w:pPr>
        <w:ind w:left="1800"/>
        <w:rPr>
          <w:rFonts w:cs="Tahoma"/>
        </w:rPr>
      </w:pPr>
      <w:r w:rsidRPr="00712482">
        <w:rPr>
          <w:rFonts w:cs="Tahoma"/>
          <w:noProof/>
        </w:rPr>
        <w:drawing>
          <wp:inline distT="0" distB="0" distL="0" distR="0" wp14:anchorId="6A4867BC" wp14:editId="76C08789">
            <wp:extent cx="5114925" cy="1868915"/>
            <wp:effectExtent l="152400" t="152400" r="352425" b="3600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0678" cy="1871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676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3960"/>
      </w:tblGrid>
      <w:tr w:rsidR="002B5F2F" w:rsidRPr="00E24AFB" w14:paraId="7736214F" w14:textId="77777777" w:rsidTr="002B5F2F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B9EBD55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3D255E6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56E87128" w14:textId="77777777" w:rsidTr="002B5F2F">
        <w:tc>
          <w:tcPr>
            <w:tcW w:w="2808" w:type="dxa"/>
          </w:tcPr>
          <w:p w14:paraId="72A8BBD9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ID</w:t>
            </w:r>
          </w:p>
        </w:tc>
        <w:tc>
          <w:tcPr>
            <w:tcW w:w="3960" w:type="dxa"/>
          </w:tcPr>
          <w:p w14:paraId="4E3B6041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PAYPAL</w:t>
            </w:r>
          </w:p>
        </w:tc>
      </w:tr>
      <w:tr w:rsidR="002B5F2F" w:rsidRPr="00E24AFB" w14:paraId="759BDFD5" w14:textId="77777777" w:rsidTr="002B5F2F">
        <w:tc>
          <w:tcPr>
            <w:tcW w:w="2808" w:type="dxa"/>
          </w:tcPr>
          <w:p w14:paraId="2E49F9AD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 Group</w:t>
            </w:r>
          </w:p>
        </w:tc>
        <w:tc>
          <w:tcPr>
            <w:tcW w:w="3960" w:type="dxa"/>
          </w:tcPr>
          <w:p w14:paraId="66FC3C22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Other</w:t>
            </w:r>
          </w:p>
        </w:tc>
      </w:tr>
      <w:tr w:rsidR="002B5F2F" w:rsidRPr="00E24AFB" w14:paraId="260CC58C" w14:textId="77777777" w:rsidTr="002B5F2F">
        <w:tc>
          <w:tcPr>
            <w:tcW w:w="2808" w:type="dxa"/>
          </w:tcPr>
          <w:p w14:paraId="77E6D567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Description</w:t>
            </w:r>
          </w:p>
        </w:tc>
        <w:tc>
          <w:tcPr>
            <w:tcW w:w="3960" w:type="dxa"/>
          </w:tcPr>
          <w:p w14:paraId="6D95C754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PAYPAL</w:t>
            </w:r>
          </w:p>
        </w:tc>
      </w:tr>
    </w:tbl>
    <w:p w14:paraId="53035237" w14:textId="77777777" w:rsidR="002B5F2F" w:rsidRPr="00E24AFB" w:rsidRDefault="002B5F2F" w:rsidP="002B5F2F">
      <w:pPr>
        <w:ind w:left="1800"/>
        <w:rPr>
          <w:rFonts w:cs="Tahoma"/>
        </w:rPr>
      </w:pPr>
    </w:p>
    <w:p w14:paraId="4175F753" w14:textId="77777777" w:rsidR="002B5F2F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Save</w:t>
      </w:r>
    </w:p>
    <w:p w14:paraId="659E01D8" w14:textId="77777777" w:rsidR="002B5F2F" w:rsidRPr="002B02B1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</w:rPr>
      </w:pPr>
      <w:r>
        <w:rPr>
          <w:rFonts w:cs="Tahoma"/>
        </w:rPr>
        <w:t>Configure the payment type parameters as follows:</w:t>
      </w:r>
    </w:p>
    <w:p w14:paraId="79B99B60" w14:textId="77777777" w:rsidR="002B5F2F" w:rsidRPr="00E24AFB" w:rsidRDefault="002B5F2F" w:rsidP="002B5F2F">
      <w:pPr>
        <w:ind w:left="720"/>
        <w:rPr>
          <w:rFonts w:cs="Tahoma"/>
        </w:rPr>
      </w:pPr>
    </w:p>
    <w:p w14:paraId="608A9EE5" w14:textId="77777777" w:rsidR="002B5F2F" w:rsidRDefault="002B5F2F" w:rsidP="002B5F2F">
      <w:pPr>
        <w:ind w:left="2160"/>
        <w:rPr>
          <w:rFonts w:cs="Tahoma"/>
        </w:rPr>
      </w:pPr>
      <w:r w:rsidRPr="00914A15">
        <w:rPr>
          <w:rFonts w:cs="Tahoma"/>
          <w:noProof/>
        </w:rPr>
        <w:lastRenderedPageBreak/>
        <w:drawing>
          <wp:inline distT="0" distB="0" distL="0" distR="0" wp14:anchorId="531C96B8" wp14:editId="0ACEE5BE">
            <wp:extent cx="4362450" cy="4506001"/>
            <wp:effectExtent l="152400" t="152400" r="361950" b="3708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3658" cy="4507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6C748BF9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0FE9C1F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02B81E71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758E1FBB" w14:textId="77777777" w:rsidTr="002B5F2F">
        <w:tc>
          <w:tcPr>
            <w:tcW w:w="4698" w:type="dxa"/>
          </w:tcPr>
          <w:p w14:paraId="4E2AAEC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Valid For return</w:t>
            </w:r>
          </w:p>
        </w:tc>
        <w:tc>
          <w:tcPr>
            <w:tcW w:w="2700" w:type="dxa"/>
          </w:tcPr>
          <w:p w14:paraId="567F87E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0B85920F" w14:textId="77777777" w:rsidTr="002B5F2F">
        <w:tc>
          <w:tcPr>
            <w:tcW w:w="4698" w:type="dxa"/>
          </w:tcPr>
          <w:p w14:paraId="68642F3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Charge Sequence</w:t>
            </w:r>
          </w:p>
        </w:tc>
        <w:tc>
          <w:tcPr>
            <w:tcW w:w="2700" w:type="dxa"/>
          </w:tcPr>
          <w:p w14:paraId="6674023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</w:tr>
      <w:tr w:rsidR="002B5F2F" w:rsidRPr="00E24AFB" w14:paraId="6D1DC825" w14:textId="77777777" w:rsidTr="002B5F2F">
        <w:tc>
          <w:tcPr>
            <w:tcW w:w="4698" w:type="dxa"/>
          </w:tcPr>
          <w:p w14:paraId="1E410505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Void Supported</w:t>
            </w:r>
          </w:p>
        </w:tc>
        <w:tc>
          <w:tcPr>
            <w:tcW w:w="2700" w:type="dxa"/>
          </w:tcPr>
          <w:p w14:paraId="3F6A53CD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3A7E6250" w14:textId="77777777" w:rsidTr="002B5F2F">
        <w:tc>
          <w:tcPr>
            <w:tcW w:w="4698" w:type="dxa"/>
          </w:tcPr>
          <w:p w14:paraId="2A942A21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Partial Reversal Supported</w:t>
            </w:r>
          </w:p>
        </w:tc>
        <w:tc>
          <w:tcPr>
            <w:tcW w:w="2700" w:type="dxa"/>
          </w:tcPr>
          <w:p w14:paraId="1121030A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  <w:tr w:rsidR="002B5F2F" w:rsidRPr="00E24AFB" w14:paraId="32E7BFA4" w14:textId="77777777" w:rsidTr="002B5F2F">
        <w:tc>
          <w:tcPr>
            <w:tcW w:w="4698" w:type="dxa"/>
          </w:tcPr>
          <w:p w14:paraId="1D8E5C13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Authorization Reversal Strategy</w:t>
            </w:r>
          </w:p>
        </w:tc>
        <w:tc>
          <w:tcPr>
            <w:tcW w:w="2700" w:type="dxa"/>
          </w:tcPr>
          <w:p w14:paraId="796F038A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Reverse Excess</w:t>
            </w:r>
          </w:p>
        </w:tc>
      </w:tr>
      <w:tr w:rsidR="002B5F2F" w:rsidRPr="00E24AFB" w14:paraId="085FE0EA" w14:textId="77777777" w:rsidTr="002B5F2F">
        <w:tc>
          <w:tcPr>
            <w:tcW w:w="4698" w:type="dxa"/>
          </w:tcPr>
          <w:p w14:paraId="7FAFCFD0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 xml:space="preserve">Allow Authorization </w:t>
            </w:r>
            <w:proofErr w:type="gramStart"/>
            <w:r>
              <w:rPr>
                <w:rFonts w:cs="Tahoma"/>
              </w:rPr>
              <w:t>To</w:t>
            </w:r>
            <w:proofErr w:type="gramEnd"/>
            <w:r>
              <w:rPr>
                <w:rFonts w:cs="Tahoma"/>
              </w:rPr>
              <w:t xml:space="preserve"> Exceed Settlement Request</w:t>
            </w:r>
          </w:p>
        </w:tc>
        <w:tc>
          <w:tcPr>
            <w:tcW w:w="2700" w:type="dxa"/>
          </w:tcPr>
          <w:p w14:paraId="16C46B95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Checked</w:t>
            </w:r>
          </w:p>
        </w:tc>
      </w:tr>
    </w:tbl>
    <w:p w14:paraId="614423CF" w14:textId="77777777" w:rsidR="002B5F2F" w:rsidRPr="00E24AFB" w:rsidRDefault="002B5F2F" w:rsidP="002B5F2F">
      <w:pPr>
        <w:ind w:left="2160"/>
        <w:rPr>
          <w:rFonts w:cs="Tahoma"/>
        </w:rPr>
      </w:pPr>
    </w:p>
    <w:p w14:paraId="0E1E9BE3" w14:textId="77777777" w:rsidR="002B5F2F" w:rsidRPr="00947526" w:rsidRDefault="002B5F2F" w:rsidP="00830961">
      <w:pPr>
        <w:pStyle w:val="ListParagraph"/>
        <w:numPr>
          <w:ilvl w:val="1"/>
          <w:numId w:val="13"/>
        </w:numPr>
        <w:spacing w:after="0" w:line="240" w:lineRule="auto"/>
        <w:rPr>
          <w:rFonts w:cs="Tahoma"/>
          <w:u w:val="single"/>
        </w:rPr>
      </w:pPr>
      <w:r w:rsidRPr="00947526">
        <w:rPr>
          <w:rFonts w:cs="Tahoma"/>
        </w:rPr>
        <w:t>Save</w:t>
      </w:r>
    </w:p>
    <w:p w14:paraId="474F0538" w14:textId="77777777" w:rsidR="002B5F2F" w:rsidRDefault="002B5F2F" w:rsidP="002B5F2F">
      <w:pPr>
        <w:spacing w:after="160" w:line="259" w:lineRule="auto"/>
        <w:rPr>
          <w:rFonts w:cs="Tahoma"/>
          <w:u w:val="single"/>
        </w:rPr>
      </w:pPr>
      <w:r>
        <w:rPr>
          <w:rFonts w:cs="Tahoma"/>
        </w:rPr>
        <w:br w:type="page"/>
      </w:r>
    </w:p>
    <w:p w14:paraId="3D880033" w14:textId="77777777" w:rsidR="002B5F2F" w:rsidRPr="00E24AFB" w:rsidRDefault="002B5F2F" w:rsidP="00830961">
      <w:pPr>
        <w:pStyle w:val="Heading3"/>
        <w:keepLines w:val="0"/>
        <w:numPr>
          <w:ilvl w:val="2"/>
          <w:numId w:val="10"/>
        </w:numPr>
        <w:tabs>
          <w:tab w:val="clear" w:pos="810"/>
          <w:tab w:val="num" w:pos="1530"/>
        </w:tabs>
        <w:spacing w:before="120" w:line="240" w:lineRule="auto"/>
        <w:ind w:left="1530"/>
        <w:rPr>
          <w:rFonts w:cs="Tahoma"/>
        </w:rPr>
      </w:pPr>
      <w:bookmarkStart w:id="45" w:name="_Toc450752185"/>
      <w:r>
        <w:rPr>
          <w:rFonts w:cs="Tahoma"/>
        </w:rPr>
        <w:lastRenderedPageBreak/>
        <w:t>Payment</w:t>
      </w:r>
      <w:r w:rsidRPr="00E24AFB">
        <w:rPr>
          <w:rFonts w:cs="Tahoma"/>
        </w:rPr>
        <w:t xml:space="preserve"> Card Types</w:t>
      </w:r>
      <w:bookmarkEnd w:id="45"/>
    </w:p>
    <w:p w14:paraId="257C699D" w14:textId="77777777" w:rsidR="002B5F2F" w:rsidRPr="00E24AFB" w:rsidRDefault="002B5F2F" w:rsidP="002B5F2F">
      <w:pPr>
        <w:ind w:left="720"/>
        <w:rPr>
          <w:rFonts w:cs="Tahoma"/>
        </w:rPr>
      </w:pPr>
    </w:p>
    <w:p w14:paraId="30EC71A5" w14:textId="77777777" w:rsidR="002B5F2F" w:rsidRPr="00E24AFB" w:rsidRDefault="002B5F2F" w:rsidP="002B5F2F">
      <w:pPr>
        <w:ind w:left="1440"/>
        <w:rPr>
          <w:rFonts w:cs="Tahoma"/>
        </w:rPr>
      </w:pPr>
      <w:r>
        <w:rPr>
          <w:rFonts w:cs="Tahoma"/>
        </w:rPr>
        <w:t>Navigate</w:t>
      </w:r>
      <w:r w:rsidRPr="00E24AFB">
        <w:rPr>
          <w:rFonts w:cs="Tahoma"/>
        </w:rPr>
        <w:t xml:space="preserve"> to Payments -&gt; Create Payment Card Type. </w:t>
      </w:r>
    </w:p>
    <w:p w14:paraId="79D096F6" w14:textId="77777777" w:rsidR="002B5F2F" w:rsidRPr="00E24AFB" w:rsidRDefault="002B5F2F" w:rsidP="002B5F2F">
      <w:pPr>
        <w:ind w:left="1440"/>
        <w:rPr>
          <w:rFonts w:cs="Tahoma"/>
        </w:rPr>
      </w:pPr>
      <w:r w:rsidRPr="00E24AFB">
        <w:rPr>
          <w:rFonts w:cs="Tahoma"/>
        </w:rPr>
        <w:t xml:space="preserve">Create the Payment Card Type and save. </w:t>
      </w:r>
      <w:r>
        <w:rPr>
          <w:rFonts w:cs="Tahoma"/>
        </w:rPr>
        <w:t>Configure the parameters as follows:</w:t>
      </w:r>
    </w:p>
    <w:p w14:paraId="523C5B45" w14:textId="77777777" w:rsidR="002B5F2F" w:rsidRPr="00E24AFB" w:rsidRDefault="002B5F2F" w:rsidP="002B5F2F">
      <w:pPr>
        <w:ind w:left="1440"/>
        <w:rPr>
          <w:rFonts w:cs="Tahoma"/>
        </w:rPr>
      </w:pPr>
    </w:p>
    <w:p w14:paraId="7086424D" w14:textId="77777777" w:rsidR="002B5F2F" w:rsidRPr="00E24AFB" w:rsidRDefault="002B5F2F" w:rsidP="002B5F2F">
      <w:pPr>
        <w:ind w:left="1440"/>
        <w:rPr>
          <w:rFonts w:cs="Tahoma"/>
        </w:rPr>
      </w:pPr>
      <w:r w:rsidRPr="001E5CF6">
        <w:rPr>
          <w:rFonts w:cs="Tahoma"/>
          <w:noProof/>
        </w:rPr>
        <w:lastRenderedPageBreak/>
        <w:drawing>
          <wp:inline distT="0" distB="0" distL="0" distR="0" wp14:anchorId="3E5055C8" wp14:editId="2AF7B67E">
            <wp:extent cx="4371975" cy="4031465"/>
            <wp:effectExtent l="152400" t="152400" r="352425" b="3695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4127" cy="4033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6081815C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9AA74D0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4B503EAE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403D7995" w14:textId="77777777" w:rsidTr="002B5F2F">
        <w:tc>
          <w:tcPr>
            <w:tcW w:w="4698" w:type="dxa"/>
          </w:tcPr>
          <w:p w14:paraId="634C92B1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card type</w:t>
            </w:r>
          </w:p>
        </w:tc>
        <w:tc>
          <w:tcPr>
            <w:tcW w:w="2700" w:type="dxa"/>
          </w:tcPr>
          <w:p w14:paraId="0BA47C33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VISA</w:t>
            </w:r>
          </w:p>
        </w:tc>
      </w:tr>
      <w:tr w:rsidR="002B5F2F" w:rsidRPr="00E24AFB" w14:paraId="3C2E3204" w14:textId="77777777" w:rsidTr="002B5F2F">
        <w:tc>
          <w:tcPr>
            <w:tcW w:w="4698" w:type="dxa"/>
          </w:tcPr>
          <w:p w14:paraId="116E26C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</w:t>
            </w:r>
          </w:p>
        </w:tc>
        <w:tc>
          <w:tcPr>
            <w:tcW w:w="2700" w:type="dxa"/>
          </w:tcPr>
          <w:p w14:paraId="49D2EF2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CREDIT_CARD</w:t>
            </w:r>
          </w:p>
        </w:tc>
      </w:tr>
      <w:tr w:rsidR="002B5F2F" w:rsidRPr="00E24AFB" w14:paraId="0AEFC8D5" w14:textId="77777777" w:rsidTr="002B5F2F">
        <w:tc>
          <w:tcPr>
            <w:tcW w:w="4698" w:type="dxa"/>
          </w:tcPr>
          <w:p w14:paraId="5341A4C9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Short Description</w:t>
            </w:r>
          </w:p>
        </w:tc>
        <w:tc>
          <w:tcPr>
            <w:tcW w:w="2700" w:type="dxa"/>
          </w:tcPr>
          <w:p w14:paraId="185B8AFD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VISA</w:t>
            </w:r>
          </w:p>
        </w:tc>
      </w:tr>
      <w:tr w:rsidR="002B5F2F" w:rsidRPr="00E24AFB" w14:paraId="5C89CA15" w14:textId="77777777" w:rsidTr="002B5F2F">
        <w:tc>
          <w:tcPr>
            <w:tcW w:w="4698" w:type="dxa"/>
          </w:tcPr>
          <w:p w14:paraId="2BF83A58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Long Description</w:t>
            </w:r>
          </w:p>
        </w:tc>
        <w:tc>
          <w:tcPr>
            <w:tcW w:w="2700" w:type="dxa"/>
          </w:tcPr>
          <w:p w14:paraId="6CE306D3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VISA</w:t>
            </w:r>
          </w:p>
        </w:tc>
      </w:tr>
      <w:tr w:rsidR="002B5F2F" w:rsidRPr="00E24AFB" w14:paraId="4BEF9028" w14:textId="77777777" w:rsidTr="002B5F2F">
        <w:tc>
          <w:tcPr>
            <w:tcW w:w="4698" w:type="dxa"/>
          </w:tcPr>
          <w:p w14:paraId="2D1A642B" w14:textId="77777777" w:rsidR="002B5F2F" w:rsidRDefault="002B5F2F" w:rsidP="002B5F2F">
            <w:pPr>
              <w:rPr>
                <w:rFonts w:cs="Tahoma"/>
              </w:rPr>
            </w:pPr>
            <w:r>
              <w:t>Use Same Authorization Multiple Times</w:t>
            </w:r>
          </w:p>
        </w:tc>
        <w:tc>
          <w:tcPr>
            <w:tcW w:w="2700" w:type="dxa"/>
          </w:tcPr>
          <w:p w14:paraId="6881859C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</w:tr>
    </w:tbl>
    <w:p w14:paraId="407A2A3E" w14:textId="77777777" w:rsidR="002B5F2F" w:rsidRPr="00E24AFB" w:rsidRDefault="002B5F2F" w:rsidP="002B5F2F">
      <w:pPr>
        <w:ind w:left="720"/>
        <w:rPr>
          <w:rFonts w:cs="Tahoma"/>
        </w:rPr>
      </w:pPr>
    </w:p>
    <w:p w14:paraId="29B372F4" w14:textId="77777777" w:rsidR="002B5F2F" w:rsidRPr="00E24AFB" w:rsidRDefault="002B5F2F" w:rsidP="002B5F2F">
      <w:pPr>
        <w:ind w:left="720"/>
        <w:rPr>
          <w:rFonts w:cs="Tahoma"/>
        </w:rPr>
      </w:pPr>
    </w:p>
    <w:p w14:paraId="644DB9BA" w14:textId="77777777" w:rsidR="002B5F2F" w:rsidRPr="00E24AFB" w:rsidRDefault="002B5F2F" w:rsidP="002B5F2F">
      <w:pPr>
        <w:ind w:left="720"/>
        <w:rPr>
          <w:rFonts w:cs="Tahoma"/>
        </w:rPr>
      </w:pPr>
    </w:p>
    <w:p w14:paraId="14DB1287" w14:textId="77777777" w:rsidR="002B5F2F" w:rsidRDefault="002B5F2F" w:rsidP="002B5F2F">
      <w:pPr>
        <w:spacing w:after="160" w:line="259" w:lineRule="auto"/>
        <w:rPr>
          <w:rFonts w:cs="Tahoma"/>
        </w:rPr>
      </w:pPr>
      <w:r>
        <w:rPr>
          <w:rFonts w:cs="Tahoma"/>
        </w:rPr>
        <w:br w:type="page"/>
      </w:r>
    </w:p>
    <w:p w14:paraId="3362857B" w14:textId="77777777" w:rsidR="002B5F2F" w:rsidRDefault="002B5F2F" w:rsidP="002B5F2F">
      <w:pPr>
        <w:ind w:left="720"/>
        <w:rPr>
          <w:rFonts w:cs="Tahoma"/>
        </w:rPr>
      </w:pPr>
      <w:r>
        <w:rPr>
          <w:rFonts w:cs="Tahoma"/>
        </w:rPr>
        <w:lastRenderedPageBreak/>
        <w:t>Create other payment card types as follows:</w:t>
      </w:r>
    </w:p>
    <w:p w14:paraId="65A7A19D" w14:textId="77777777" w:rsidR="002B5F2F" w:rsidRDefault="002B5F2F" w:rsidP="002B5F2F">
      <w:pPr>
        <w:ind w:left="720"/>
        <w:rPr>
          <w:rFonts w:cs="Tahoma"/>
        </w:rPr>
      </w:pPr>
    </w:p>
    <w:p w14:paraId="6AEFED62" w14:textId="77777777" w:rsidR="002B5F2F" w:rsidRPr="00E24AFB" w:rsidRDefault="002B5F2F" w:rsidP="002B5F2F">
      <w:pPr>
        <w:ind w:left="1440"/>
        <w:rPr>
          <w:rFonts w:cs="Tahoma"/>
        </w:rPr>
      </w:pPr>
      <w:r w:rsidRPr="00762D47">
        <w:rPr>
          <w:rFonts w:cs="Tahoma"/>
          <w:noProof/>
        </w:rPr>
        <w:drawing>
          <wp:inline distT="0" distB="0" distL="0" distR="0" wp14:anchorId="7C20DBA2" wp14:editId="1396CA38">
            <wp:extent cx="4159250" cy="3743325"/>
            <wp:effectExtent l="152400" t="152400" r="355600" b="3714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9806" cy="374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5C8B4AD1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1172B148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7807C130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534DEA76" w14:textId="77777777" w:rsidTr="002B5F2F">
        <w:tc>
          <w:tcPr>
            <w:tcW w:w="4698" w:type="dxa"/>
          </w:tcPr>
          <w:p w14:paraId="66C221D8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card type</w:t>
            </w:r>
          </w:p>
        </w:tc>
        <w:tc>
          <w:tcPr>
            <w:tcW w:w="2700" w:type="dxa"/>
          </w:tcPr>
          <w:p w14:paraId="40994737" w14:textId="77777777" w:rsidR="002B5F2F" w:rsidRPr="00E24AFB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MASTERCARD</w:t>
            </w:r>
          </w:p>
        </w:tc>
      </w:tr>
      <w:tr w:rsidR="002B5F2F" w:rsidRPr="00E24AFB" w14:paraId="6B64AE75" w14:textId="77777777" w:rsidTr="002B5F2F">
        <w:tc>
          <w:tcPr>
            <w:tcW w:w="4698" w:type="dxa"/>
          </w:tcPr>
          <w:p w14:paraId="6F2896C4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Payment Type</w:t>
            </w:r>
          </w:p>
        </w:tc>
        <w:tc>
          <w:tcPr>
            <w:tcW w:w="2700" w:type="dxa"/>
          </w:tcPr>
          <w:p w14:paraId="032CDE9C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CREDIT_CARD</w:t>
            </w:r>
          </w:p>
        </w:tc>
      </w:tr>
      <w:tr w:rsidR="002B5F2F" w:rsidRPr="00E24AFB" w14:paraId="56D906E1" w14:textId="77777777" w:rsidTr="002B5F2F">
        <w:tc>
          <w:tcPr>
            <w:tcW w:w="4698" w:type="dxa"/>
          </w:tcPr>
          <w:p w14:paraId="1085A9A8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Short Description</w:t>
            </w:r>
          </w:p>
        </w:tc>
        <w:tc>
          <w:tcPr>
            <w:tcW w:w="2700" w:type="dxa"/>
          </w:tcPr>
          <w:p w14:paraId="72CA52D7" w14:textId="77777777" w:rsidR="002B5F2F" w:rsidRPr="00E24AFB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MASTERCARD</w:t>
            </w:r>
          </w:p>
        </w:tc>
      </w:tr>
      <w:tr w:rsidR="002B5F2F" w:rsidRPr="00E24AFB" w14:paraId="76841B82" w14:textId="77777777" w:rsidTr="002B5F2F">
        <w:tc>
          <w:tcPr>
            <w:tcW w:w="4698" w:type="dxa"/>
          </w:tcPr>
          <w:p w14:paraId="5EE9BA7B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Long Description</w:t>
            </w:r>
          </w:p>
        </w:tc>
        <w:tc>
          <w:tcPr>
            <w:tcW w:w="2700" w:type="dxa"/>
          </w:tcPr>
          <w:p w14:paraId="47A3EB3B" w14:textId="77777777" w:rsidR="002B5F2F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MASTERCARD</w:t>
            </w:r>
          </w:p>
        </w:tc>
      </w:tr>
      <w:tr w:rsidR="002B5F2F" w:rsidRPr="00E24AFB" w14:paraId="73E13B61" w14:textId="77777777" w:rsidTr="002B5F2F">
        <w:tc>
          <w:tcPr>
            <w:tcW w:w="4698" w:type="dxa"/>
          </w:tcPr>
          <w:p w14:paraId="45204BB4" w14:textId="77777777" w:rsidR="002B5F2F" w:rsidRDefault="002B5F2F" w:rsidP="002B5F2F">
            <w:pPr>
              <w:rPr>
                <w:rFonts w:cs="Tahoma"/>
              </w:rPr>
            </w:pPr>
            <w:r>
              <w:t>Use Same Authorization Multiple Times</w:t>
            </w:r>
          </w:p>
        </w:tc>
        <w:tc>
          <w:tcPr>
            <w:tcW w:w="2700" w:type="dxa"/>
          </w:tcPr>
          <w:p w14:paraId="03050D70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</w:tr>
    </w:tbl>
    <w:p w14:paraId="22AFF333" w14:textId="77777777" w:rsidR="002B5F2F" w:rsidRDefault="002B5F2F" w:rsidP="002B5F2F">
      <w:pPr>
        <w:ind w:left="810"/>
        <w:rPr>
          <w:rFonts w:cs="Tahoma"/>
        </w:rPr>
      </w:pPr>
    </w:p>
    <w:p w14:paraId="5311B8C7" w14:textId="77777777" w:rsidR="002B5F2F" w:rsidRPr="00E24AFB" w:rsidRDefault="002B5F2F" w:rsidP="002B5F2F">
      <w:pPr>
        <w:ind w:left="1440"/>
        <w:rPr>
          <w:rFonts w:cs="Tahoma"/>
        </w:rPr>
      </w:pPr>
      <w:r w:rsidRPr="00ED2193">
        <w:rPr>
          <w:rFonts w:cs="Tahoma"/>
          <w:noProof/>
        </w:rPr>
        <w:lastRenderedPageBreak/>
        <w:drawing>
          <wp:inline distT="0" distB="0" distL="0" distR="0" wp14:anchorId="1AD87D45" wp14:editId="7E4A7902">
            <wp:extent cx="4438650" cy="4039361"/>
            <wp:effectExtent l="152400" t="152400" r="361950" b="3613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2484" cy="404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421CE45F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9EA8E8B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 w:rsidRPr="00E24AFB">
              <w:rPr>
                <w:rFonts w:cs="Tahoma"/>
              </w:rPr>
              <w:br w:type="page"/>
            </w:r>
            <w:bookmarkEnd w:id="34"/>
            <w:bookmarkEnd w:id="35"/>
            <w:bookmarkEnd w:id="36"/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666B6C0C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65239479" w14:textId="77777777" w:rsidTr="002B5F2F">
        <w:tc>
          <w:tcPr>
            <w:tcW w:w="4698" w:type="dxa"/>
          </w:tcPr>
          <w:p w14:paraId="6971EC72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card type</w:t>
            </w:r>
          </w:p>
        </w:tc>
        <w:tc>
          <w:tcPr>
            <w:tcW w:w="2700" w:type="dxa"/>
          </w:tcPr>
          <w:p w14:paraId="5288CCBF" w14:textId="77777777" w:rsidR="002B5F2F" w:rsidRPr="00E24AFB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DISCOVER</w:t>
            </w:r>
          </w:p>
        </w:tc>
      </w:tr>
      <w:tr w:rsidR="002B5F2F" w:rsidRPr="00E24AFB" w14:paraId="324753B5" w14:textId="77777777" w:rsidTr="002B5F2F">
        <w:tc>
          <w:tcPr>
            <w:tcW w:w="4698" w:type="dxa"/>
          </w:tcPr>
          <w:p w14:paraId="2103E50A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</w:t>
            </w:r>
          </w:p>
        </w:tc>
        <w:tc>
          <w:tcPr>
            <w:tcW w:w="2700" w:type="dxa"/>
          </w:tcPr>
          <w:p w14:paraId="2D766682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CREDIT_CARD</w:t>
            </w:r>
          </w:p>
        </w:tc>
      </w:tr>
      <w:tr w:rsidR="002B5F2F" w:rsidRPr="00E24AFB" w14:paraId="65DE395D" w14:textId="77777777" w:rsidTr="002B5F2F">
        <w:tc>
          <w:tcPr>
            <w:tcW w:w="4698" w:type="dxa"/>
          </w:tcPr>
          <w:p w14:paraId="75630F5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Short Description</w:t>
            </w:r>
          </w:p>
        </w:tc>
        <w:tc>
          <w:tcPr>
            <w:tcW w:w="2700" w:type="dxa"/>
          </w:tcPr>
          <w:p w14:paraId="745116A2" w14:textId="77777777" w:rsidR="002B5F2F" w:rsidRPr="00E24AFB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DISCOVER</w:t>
            </w:r>
          </w:p>
        </w:tc>
      </w:tr>
      <w:tr w:rsidR="002B5F2F" w:rsidRPr="00E24AFB" w14:paraId="77C70F21" w14:textId="77777777" w:rsidTr="002B5F2F">
        <w:tc>
          <w:tcPr>
            <w:tcW w:w="4698" w:type="dxa"/>
          </w:tcPr>
          <w:p w14:paraId="194B9003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Long Description</w:t>
            </w:r>
          </w:p>
        </w:tc>
        <w:tc>
          <w:tcPr>
            <w:tcW w:w="2700" w:type="dxa"/>
          </w:tcPr>
          <w:p w14:paraId="02E073CC" w14:textId="77777777" w:rsidR="002B5F2F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DISCOVER</w:t>
            </w:r>
          </w:p>
        </w:tc>
      </w:tr>
      <w:tr w:rsidR="002B5F2F" w:rsidRPr="00E24AFB" w14:paraId="0A1FA998" w14:textId="77777777" w:rsidTr="002B5F2F">
        <w:tc>
          <w:tcPr>
            <w:tcW w:w="4698" w:type="dxa"/>
          </w:tcPr>
          <w:p w14:paraId="2A9C63C5" w14:textId="77777777" w:rsidR="002B5F2F" w:rsidRDefault="002B5F2F" w:rsidP="002B5F2F">
            <w:pPr>
              <w:rPr>
                <w:rFonts w:cs="Tahoma"/>
              </w:rPr>
            </w:pPr>
            <w:r>
              <w:t>Use Same Authorization Multiple Times</w:t>
            </w:r>
          </w:p>
        </w:tc>
        <w:tc>
          <w:tcPr>
            <w:tcW w:w="2700" w:type="dxa"/>
          </w:tcPr>
          <w:p w14:paraId="4CAC5402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</w:tr>
    </w:tbl>
    <w:p w14:paraId="7BB9F007" w14:textId="77777777" w:rsidR="002B5F2F" w:rsidRDefault="002B5F2F" w:rsidP="002B5F2F">
      <w:pPr>
        <w:ind w:left="1440"/>
        <w:rPr>
          <w:rFonts w:cs="Tahoma"/>
        </w:rPr>
      </w:pPr>
      <w:r w:rsidRPr="00FB1DAA">
        <w:rPr>
          <w:rFonts w:cs="Tahoma"/>
          <w:noProof/>
        </w:rPr>
        <w:drawing>
          <wp:inline distT="0" distB="0" distL="0" distR="0" wp14:anchorId="0A1143BB" wp14:editId="5360161A">
            <wp:extent cx="4037002" cy="3619500"/>
            <wp:effectExtent l="152400" t="152400" r="363855" b="3619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9324" cy="3621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398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98"/>
        <w:gridCol w:w="2700"/>
      </w:tblGrid>
      <w:tr w:rsidR="002B5F2F" w:rsidRPr="00E24AFB" w14:paraId="7E43F647" w14:textId="77777777" w:rsidTr="002B5F2F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273A2525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595959"/>
          </w:tcPr>
          <w:p w14:paraId="7CAFC5CB" w14:textId="77777777" w:rsidR="002B5F2F" w:rsidRPr="00E24AFB" w:rsidRDefault="002B5F2F" w:rsidP="002B5F2F">
            <w:pPr>
              <w:rPr>
                <w:rFonts w:cs="Tahoma"/>
                <w:b/>
                <w:color w:val="E6E6E6"/>
              </w:rPr>
            </w:pPr>
            <w:r>
              <w:rPr>
                <w:rFonts w:cs="Tahoma"/>
                <w:b/>
                <w:color w:val="E6E6E6"/>
              </w:rPr>
              <w:t>Value</w:t>
            </w:r>
          </w:p>
        </w:tc>
      </w:tr>
      <w:tr w:rsidR="002B5F2F" w:rsidRPr="00E24AFB" w14:paraId="026FD5F5" w14:textId="77777777" w:rsidTr="002B5F2F">
        <w:tc>
          <w:tcPr>
            <w:tcW w:w="4698" w:type="dxa"/>
          </w:tcPr>
          <w:p w14:paraId="104BF39D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lastRenderedPageBreak/>
              <w:t>Payment card type</w:t>
            </w:r>
          </w:p>
        </w:tc>
        <w:tc>
          <w:tcPr>
            <w:tcW w:w="2700" w:type="dxa"/>
          </w:tcPr>
          <w:p w14:paraId="4CCD7E37" w14:textId="77777777" w:rsidR="002B5F2F" w:rsidRPr="00E24AFB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AMERICANEXPRESS</w:t>
            </w:r>
          </w:p>
        </w:tc>
      </w:tr>
      <w:tr w:rsidR="002B5F2F" w:rsidRPr="00E24AFB" w14:paraId="1971D26B" w14:textId="77777777" w:rsidTr="002B5F2F">
        <w:tc>
          <w:tcPr>
            <w:tcW w:w="4698" w:type="dxa"/>
          </w:tcPr>
          <w:p w14:paraId="176FC08B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Payment Type</w:t>
            </w:r>
          </w:p>
        </w:tc>
        <w:tc>
          <w:tcPr>
            <w:tcW w:w="2700" w:type="dxa"/>
          </w:tcPr>
          <w:p w14:paraId="353A523E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CREDIT_CARD</w:t>
            </w:r>
          </w:p>
        </w:tc>
      </w:tr>
      <w:tr w:rsidR="002B5F2F" w:rsidRPr="00E24AFB" w14:paraId="5C15AFC9" w14:textId="77777777" w:rsidTr="002B5F2F">
        <w:tc>
          <w:tcPr>
            <w:tcW w:w="4698" w:type="dxa"/>
          </w:tcPr>
          <w:p w14:paraId="3EA207B2" w14:textId="77777777" w:rsidR="002B5F2F" w:rsidRPr="00E24AFB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Short Description</w:t>
            </w:r>
          </w:p>
        </w:tc>
        <w:tc>
          <w:tcPr>
            <w:tcW w:w="2700" w:type="dxa"/>
          </w:tcPr>
          <w:p w14:paraId="690E13AC" w14:textId="77777777" w:rsidR="002B5F2F" w:rsidRPr="00E24AFB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AMERICANEXPRESS</w:t>
            </w:r>
          </w:p>
        </w:tc>
      </w:tr>
      <w:tr w:rsidR="002B5F2F" w:rsidRPr="00E24AFB" w14:paraId="56B3E5B7" w14:textId="77777777" w:rsidTr="002B5F2F">
        <w:tc>
          <w:tcPr>
            <w:tcW w:w="4698" w:type="dxa"/>
          </w:tcPr>
          <w:p w14:paraId="470586FD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Long Description</w:t>
            </w:r>
          </w:p>
        </w:tc>
        <w:tc>
          <w:tcPr>
            <w:tcW w:w="2700" w:type="dxa"/>
          </w:tcPr>
          <w:p w14:paraId="3A187100" w14:textId="77777777" w:rsidR="002B5F2F" w:rsidRDefault="002B5F2F" w:rsidP="002B5F2F">
            <w:pPr>
              <w:rPr>
                <w:rFonts w:cs="Tahoma"/>
              </w:rPr>
            </w:pPr>
            <w:r w:rsidRPr="00762D47">
              <w:rPr>
                <w:rFonts w:cs="Tahoma"/>
              </w:rPr>
              <w:t>AMERICANEXPRESS</w:t>
            </w:r>
          </w:p>
        </w:tc>
      </w:tr>
      <w:tr w:rsidR="002B5F2F" w:rsidRPr="00E24AFB" w14:paraId="39C502C2" w14:textId="77777777" w:rsidTr="002B5F2F">
        <w:tc>
          <w:tcPr>
            <w:tcW w:w="4698" w:type="dxa"/>
          </w:tcPr>
          <w:p w14:paraId="4E8079B7" w14:textId="77777777" w:rsidR="002B5F2F" w:rsidRDefault="002B5F2F" w:rsidP="002B5F2F">
            <w:pPr>
              <w:rPr>
                <w:rFonts w:cs="Tahoma"/>
              </w:rPr>
            </w:pPr>
            <w:r>
              <w:t>Use Same Authorization Multiple Times</w:t>
            </w:r>
          </w:p>
        </w:tc>
        <w:tc>
          <w:tcPr>
            <w:tcW w:w="2700" w:type="dxa"/>
          </w:tcPr>
          <w:p w14:paraId="31CA5253" w14:textId="77777777" w:rsidR="002B5F2F" w:rsidRDefault="002B5F2F" w:rsidP="002B5F2F">
            <w:pPr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</w:tr>
    </w:tbl>
    <w:p w14:paraId="1749FD24" w14:textId="77777777" w:rsidR="002B5F2F" w:rsidRPr="00E24AFB" w:rsidRDefault="002B5F2F" w:rsidP="002B5F2F">
      <w:pPr>
        <w:pStyle w:val="Heading2"/>
        <w:keepLines w:val="0"/>
        <w:tabs>
          <w:tab w:val="num" w:pos="756"/>
        </w:tabs>
        <w:spacing w:before="240" w:after="120" w:line="240" w:lineRule="auto"/>
        <w:ind w:left="0" w:firstLine="0"/>
        <w:rPr>
          <w:rFonts w:ascii="Tahoma" w:hAnsi="Tahoma" w:cs="Tahoma"/>
          <w:bCs w:val="0"/>
        </w:rPr>
      </w:pPr>
      <w:bookmarkStart w:id="46" w:name="_Toc450752186"/>
      <w:r w:rsidRPr="00E24AFB">
        <w:rPr>
          <w:rFonts w:ascii="Tahoma" w:hAnsi="Tahoma" w:cs="Tahoma"/>
        </w:rPr>
        <w:t>Post Conditions</w:t>
      </w:r>
      <w:bookmarkEnd w:id="46"/>
    </w:p>
    <w:p w14:paraId="0C810DFF" w14:textId="77777777" w:rsidR="002B5F2F" w:rsidRPr="00E24AFB" w:rsidRDefault="002B5F2F" w:rsidP="002B5F2F">
      <w:pPr>
        <w:ind w:left="720"/>
        <w:rPr>
          <w:rFonts w:cs="Tahoma"/>
        </w:rPr>
      </w:pPr>
      <w:r w:rsidRPr="00E24AFB">
        <w:rPr>
          <w:rFonts w:cs="Tahoma"/>
        </w:rPr>
        <w:t xml:space="preserve">Upon successful </w:t>
      </w:r>
      <w:r>
        <w:rPr>
          <w:rFonts w:cs="Tahoma"/>
        </w:rPr>
        <w:t>execution</w:t>
      </w:r>
      <w:r w:rsidRPr="00E24AFB">
        <w:rPr>
          <w:rFonts w:cs="Tahoma"/>
        </w:rPr>
        <w:t>, following situation will be true:</w:t>
      </w:r>
    </w:p>
    <w:p w14:paraId="4E02A0CA" w14:textId="77777777" w:rsidR="002B5F2F" w:rsidRPr="00E24AFB" w:rsidRDefault="002B5F2F" w:rsidP="00830961">
      <w:pPr>
        <w:pStyle w:val="ListParagraph"/>
        <w:numPr>
          <w:ilvl w:val="0"/>
          <w:numId w:val="16"/>
        </w:numPr>
        <w:spacing w:after="0" w:line="288" w:lineRule="auto"/>
        <w:jc w:val="both"/>
        <w:rPr>
          <w:rFonts w:cs="Tahoma"/>
        </w:rPr>
      </w:pPr>
      <w:r>
        <w:rPr>
          <w:rFonts w:cs="Tahoma"/>
        </w:rPr>
        <w:t>The Invoices on the order will be Collected</w:t>
      </w:r>
      <w:r>
        <w:rPr>
          <w:rFonts w:cs="Tahoma"/>
          <w:color w:val="000000"/>
          <w:shd w:val="clear" w:color="auto" w:fill="FFFFFF"/>
        </w:rPr>
        <w:t>.</w:t>
      </w:r>
      <w:r w:rsidRPr="00E24AFB">
        <w:rPr>
          <w:rFonts w:cs="Tahoma"/>
          <w:color w:val="000000"/>
          <w:shd w:val="clear" w:color="auto" w:fill="FFFFFF"/>
        </w:rPr>
        <w:t xml:space="preserve"> </w:t>
      </w:r>
    </w:p>
    <w:p w14:paraId="55DF4537" w14:textId="77777777" w:rsidR="002B5F2F" w:rsidRDefault="002B5F2F" w:rsidP="002B5F2F">
      <w:pPr>
        <w:pStyle w:val="Heading2"/>
        <w:keepLines w:val="0"/>
        <w:tabs>
          <w:tab w:val="num" w:pos="756"/>
        </w:tabs>
        <w:spacing w:before="240" w:after="120" w:line="240" w:lineRule="auto"/>
        <w:ind w:left="0" w:firstLine="0"/>
        <w:rPr>
          <w:rFonts w:ascii="Tahoma" w:hAnsi="Tahoma" w:cs="Tahoma"/>
          <w:bCs w:val="0"/>
        </w:rPr>
      </w:pPr>
      <w:bookmarkStart w:id="47" w:name="_Toc450752187"/>
      <w:r w:rsidRPr="00E24AFB">
        <w:rPr>
          <w:rFonts w:ascii="Tahoma" w:hAnsi="Tahoma" w:cs="Tahoma"/>
        </w:rPr>
        <w:t>Test Cases</w:t>
      </w:r>
      <w:bookmarkEnd w:id="47"/>
    </w:p>
    <w:p w14:paraId="5607A6B0" w14:textId="716F3508" w:rsidR="002B5F2F" w:rsidRPr="00E24AFB" w:rsidRDefault="002B5F2F" w:rsidP="002B5F2F">
      <w:pPr>
        <w:rPr>
          <w:rFonts w:cs="Tahoma"/>
        </w:rPr>
      </w:pPr>
      <w:r>
        <w:object w:dxaOrig="1531" w:dyaOrig="1002" w14:anchorId="1DD534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5pt;height:50.35pt" o:ole="">
            <v:imagedata r:id="rId54" o:title=""/>
          </v:shape>
          <o:OLEObject Type="Embed" ProgID="Excel.Sheet.12" ShapeID="_x0000_i1025" DrawAspect="Icon" ObjectID="_1545152949" r:id="rId55"/>
        </w:object>
      </w:r>
    </w:p>
    <w:sectPr w:rsidR="002B5F2F" w:rsidRPr="00E24AFB" w:rsidSect="0053367C">
      <w:headerReference w:type="default" r:id="rId56"/>
      <w:footerReference w:type="default" r:id="rId57"/>
      <w:pgSz w:w="15840" w:h="12240" w:orient="landscape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4084C6" w14:textId="77777777" w:rsidR="00BA31C6" w:rsidRDefault="00BA31C6" w:rsidP="00B37A4A">
      <w:pPr>
        <w:spacing w:after="0" w:line="240" w:lineRule="auto"/>
      </w:pPr>
      <w:r>
        <w:separator/>
      </w:r>
    </w:p>
  </w:endnote>
  <w:endnote w:type="continuationSeparator" w:id="0">
    <w:p w14:paraId="451CADB8" w14:textId="77777777" w:rsidR="00BA31C6" w:rsidRDefault="00BA31C6" w:rsidP="00B37A4A">
      <w:pPr>
        <w:spacing w:after="0" w:line="240" w:lineRule="auto"/>
      </w:pPr>
      <w:r>
        <w:continuationSeparator/>
      </w:r>
    </w:p>
  </w:endnote>
  <w:endnote w:type="continuationNotice" w:id="1">
    <w:p w14:paraId="79048B4D" w14:textId="77777777" w:rsidR="00BA31C6" w:rsidRDefault="00BA31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Brush Script MT">
    <w:panose1 w:val="03060802040406070304"/>
    <w:charset w:val="00"/>
    <w:family w:val="auto"/>
    <w:pitch w:val="variable"/>
    <w:sig w:usb0="00000003" w:usb1="00000000" w:usb2="00000000" w:usb3="00000000" w:csb0="0025003B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33671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102EC" w14:textId="152B3076" w:rsidR="00C50F2A" w:rsidRDefault="00C50F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1AA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4DF102ED" w14:textId="77777777" w:rsidR="00C50F2A" w:rsidRDefault="00C50F2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D18FAA" w14:textId="77777777" w:rsidR="00BA31C6" w:rsidRDefault="00BA31C6" w:rsidP="00B37A4A">
      <w:pPr>
        <w:spacing w:after="0" w:line="240" w:lineRule="auto"/>
      </w:pPr>
      <w:r>
        <w:separator/>
      </w:r>
    </w:p>
  </w:footnote>
  <w:footnote w:type="continuationSeparator" w:id="0">
    <w:p w14:paraId="4EE096E5" w14:textId="77777777" w:rsidR="00BA31C6" w:rsidRDefault="00BA31C6" w:rsidP="00B37A4A">
      <w:pPr>
        <w:spacing w:after="0" w:line="240" w:lineRule="auto"/>
      </w:pPr>
      <w:r>
        <w:continuationSeparator/>
      </w:r>
    </w:p>
  </w:footnote>
  <w:footnote w:type="continuationNotice" w:id="1">
    <w:p w14:paraId="25F9434D" w14:textId="77777777" w:rsidR="00BA31C6" w:rsidRDefault="00BA31C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DF102EA" w14:textId="69367AAF" w:rsidR="00C50F2A" w:rsidRDefault="00C50F2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Payment Settlement </w:t>
        </w:r>
        <w:r>
          <w:rPr>
            <w:rFonts w:asciiTheme="majorHAnsi" w:eastAsiaTheme="majorEastAsia" w:hAnsiTheme="majorHAnsi" w:cstheme="majorBidi"/>
            <w:sz w:val="32"/>
            <w:szCs w:val="32"/>
            <w:lang w:val="en-GB"/>
          </w:rPr>
          <w:t>Detailed Level Design</w:t>
        </w:r>
      </w:p>
    </w:sdtContent>
  </w:sdt>
  <w:p w14:paraId="4DF102EB" w14:textId="77777777" w:rsidR="00C50F2A" w:rsidRDefault="00C50F2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A19D4"/>
    <w:multiLevelType w:val="multilevel"/>
    <w:tmpl w:val="5CEE991E"/>
    <w:lvl w:ilvl="0">
      <w:start w:val="1"/>
      <w:numFmt w:val="decimal"/>
      <w:pStyle w:val="TOCHead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3072B77"/>
    <w:multiLevelType w:val="hybridMultilevel"/>
    <w:tmpl w:val="47A2A0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F3628A"/>
    <w:multiLevelType w:val="hybridMultilevel"/>
    <w:tmpl w:val="3412E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F466F9F"/>
    <w:multiLevelType w:val="hybridMultilevel"/>
    <w:tmpl w:val="F672F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8E1F85"/>
    <w:multiLevelType w:val="hybridMultilevel"/>
    <w:tmpl w:val="F69680C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36D968FA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37DF2535"/>
    <w:multiLevelType w:val="hybridMultilevel"/>
    <w:tmpl w:val="405422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1FC7131"/>
    <w:multiLevelType w:val="hybridMultilevel"/>
    <w:tmpl w:val="267CCF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8CB2023"/>
    <w:multiLevelType w:val="multilevel"/>
    <w:tmpl w:val="6280396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56"/>
        </w:tabs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63784DF2"/>
    <w:multiLevelType w:val="hybridMultilevel"/>
    <w:tmpl w:val="7E261D44"/>
    <w:lvl w:ilvl="0" w:tplc="FDEABEC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5181F00"/>
    <w:multiLevelType w:val="hybridMultilevel"/>
    <w:tmpl w:val="EE56E1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5D27CB0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67EE6C3B"/>
    <w:multiLevelType w:val="hybridMultilevel"/>
    <w:tmpl w:val="8A72BE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5B31B97"/>
    <w:multiLevelType w:val="hybridMultilevel"/>
    <w:tmpl w:val="FE20A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4"/>
  </w:num>
  <w:num w:numId="5">
    <w:abstractNumId w:val="2"/>
  </w:num>
  <w:num w:numId="6">
    <w:abstractNumId w:val="13"/>
  </w:num>
  <w:num w:numId="7">
    <w:abstractNumId w:val="7"/>
  </w:num>
  <w:num w:numId="8">
    <w:abstractNumId w:val="6"/>
  </w:num>
  <w:num w:numId="9">
    <w:abstractNumId w:val="12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  <w:lvlOverride w:ilvl="0">
      <w:startOverride w:val="4"/>
    </w:lvlOverride>
    <w:lvlOverride w:ilvl="1">
      <w:startOverride w:val="13"/>
    </w:lvlOverride>
  </w:num>
  <w:num w:numId="15">
    <w:abstractNumId w:val="3"/>
  </w:num>
  <w:num w:numId="16">
    <w:abstractNumId w:val="10"/>
  </w:num>
  <w:num w:numId="17">
    <w:abstractNumId w:val="11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IdMacAtCleanup w:val="16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i Tatineni">
    <w15:presenceInfo w15:providerId="AD" w15:userId="S-1-5-21-1305870093-2293432418-2384857884-36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CC"/>
    <w:rsid w:val="000013F7"/>
    <w:rsid w:val="00001EAE"/>
    <w:rsid w:val="00004A4B"/>
    <w:rsid w:val="00005864"/>
    <w:rsid w:val="00007CF8"/>
    <w:rsid w:val="0001125D"/>
    <w:rsid w:val="0001442B"/>
    <w:rsid w:val="00015EB0"/>
    <w:rsid w:val="00015F6F"/>
    <w:rsid w:val="000160FC"/>
    <w:rsid w:val="00017390"/>
    <w:rsid w:val="00017D20"/>
    <w:rsid w:val="00020253"/>
    <w:rsid w:val="00020641"/>
    <w:rsid w:val="00020B97"/>
    <w:rsid w:val="0002102F"/>
    <w:rsid w:val="00021AA2"/>
    <w:rsid w:val="000225DC"/>
    <w:rsid w:val="00022E88"/>
    <w:rsid w:val="0002468A"/>
    <w:rsid w:val="00024A8B"/>
    <w:rsid w:val="00024A97"/>
    <w:rsid w:val="00024DE6"/>
    <w:rsid w:val="000257DE"/>
    <w:rsid w:val="00026003"/>
    <w:rsid w:val="000264AA"/>
    <w:rsid w:val="00026D1B"/>
    <w:rsid w:val="00026D5C"/>
    <w:rsid w:val="00030B4E"/>
    <w:rsid w:val="00031F5A"/>
    <w:rsid w:val="00033711"/>
    <w:rsid w:val="00033AE8"/>
    <w:rsid w:val="0003493A"/>
    <w:rsid w:val="00036432"/>
    <w:rsid w:val="000379D4"/>
    <w:rsid w:val="00037C1F"/>
    <w:rsid w:val="00037F3B"/>
    <w:rsid w:val="000411D5"/>
    <w:rsid w:val="00041375"/>
    <w:rsid w:val="00041D3B"/>
    <w:rsid w:val="00041FE7"/>
    <w:rsid w:val="00043325"/>
    <w:rsid w:val="000437E5"/>
    <w:rsid w:val="00043C10"/>
    <w:rsid w:val="00043EF2"/>
    <w:rsid w:val="00044138"/>
    <w:rsid w:val="000455FC"/>
    <w:rsid w:val="00045792"/>
    <w:rsid w:val="00053351"/>
    <w:rsid w:val="00054E53"/>
    <w:rsid w:val="00054F36"/>
    <w:rsid w:val="000554AF"/>
    <w:rsid w:val="00055AE9"/>
    <w:rsid w:val="000564E0"/>
    <w:rsid w:val="00056D9E"/>
    <w:rsid w:val="00061211"/>
    <w:rsid w:val="0006187D"/>
    <w:rsid w:val="000622B5"/>
    <w:rsid w:val="00066717"/>
    <w:rsid w:val="000667E1"/>
    <w:rsid w:val="00067B60"/>
    <w:rsid w:val="00070C8E"/>
    <w:rsid w:val="00070D82"/>
    <w:rsid w:val="000715CA"/>
    <w:rsid w:val="00072C65"/>
    <w:rsid w:val="00072D95"/>
    <w:rsid w:val="00073AAA"/>
    <w:rsid w:val="00073B80"/>
    <w:rsid w:val="00073F8B"/>
    <w:rsid w:val="0007591C"/>
    <w:rsid w:val="0007761C"/>
    <w:rsid w:val="00077DE8"/>
    <w:rsid w:val="00080AF9"/>
    <w:rsid w:val="00080E0E"/>
    <w:rsid w:val="00081836"/>
    <w:rsid w:val="000865F9"/>
    <w:rsid w:val="00086724"/>
    <w:rsid w:val="00087438"/>
    <w:rsid w:val="000879C1"/>
    <w:rsid w:val="00087DAB"/>
    <w:rsid w:val="00087EDF"/>
    <w:rsid w:val="000922E6"/>
    <w:rsid w:val="00092C77"/>
    <w:rsid w:val="000945D2"/>
    <w:rsid w:val="00095A3D"/>
    <w:rsid w:val="00097600"/>
    <w:rsid w:val="000A0CBF"/>
    <w:rsid w:val="000A1898"/>
    <w:rsid w:val="000A29BD"/>
    <w:rsid w:val="000A2C1A"/>
    <w:rsid w:val="000A31A6"/>
    <w:rsid w:val="000A4E0C"/>
    <w:rsid w:val="000A56D5"/>
    <w:rsid w:val="000A57DC"/>
    <w:rsid w:val="000A5862"/>
    <w:rsid w:val="000A64B3"/>
    <w:rsid w:val="000A70CC"/>
    <w:rsid w:val="000A750F"/>
    <w:rsid w:val="000A7F72"/>
    <w:rsid w:val="000B03D2"/>
    <w:rsid w:val="000B1FD8"/>
    <w:rsid w:val="000B27E7"/>
    <w:rsid w:val="000B4F66"/>
    <w:rsid w:val="000B5A3D"/>
    <w:rsid w:val="000B6700"/>
    <w:rsid w:val="000B6A57"/>
    <w:rsid w:val="000B6CD1"/>
    <w:rsid w:val="000C045C"/>
    <w:rsid w:val="000C10F9"/>
    <w:rsid w:val="000C20C9"/>
    <w:rsid w:val="000C27CF"/>
    <w:rsid w:val="000C312B"/>
    <w:rsid w:val="000C34CB"/>
    <w:rsid w:val="000C678B"/>
    <w:rsid w:val="000C694E"/>
    <w:rsid w:val="000C714B"/>
    <w:rsid w:val="000D120B"/>
    <w:rsid w:val="000D1E88"/>
    <w:rsid w:val="000D26C3"/>
    <w:rsid w:val="000D2D22"/>
    <w:rsid w:val="000D44FF"/>
    <w:rsid w:val="000D45DC"/>
    <w:rsid w:val="000D4F7F"/>
    <w:rsid w:val="000D5405"/>
    <w:rsid w:val="000D5982"/>
    <w:rsid w:val="000D5F23"/>
    <w:rsid w:val="000D6402"/>
    <w:rsid w:val="000D7054"/>
    <w:rsid w:val="000D7CD5"/>
    <w:rsid w:val="000E0BD1"/>
    <w:rsid w:val="000E1132"/>
    <w:rsid w:val="000E133B"/>
    <w:rsid w:val="000E22BD"/>
    <w:rsid w:val="000E295D"/>
    <w:rsid w:val="000E3FA4"/>
    <w:rsid w:val="000E415B"/>
    <w:rsid w:val="000E7154"/>
    <w:rsid w:val="000E7E67"/>
    <w:rsid w:val="000F0368"/>
    <w:rsid w:val="000F12DD"/>
    <w:rsid w:val="000F22F1"/>
    <w:rsid w:val="000F3DEA"/>
    <w:rsid w:val="000F4D86"/>
    <w:rsid w:val="000F4E36"/>
    <w:rsid w:val="000F5D05"/>
    <w:rsid w:val="00101338"/>
    <w:rsid w:val="00101AE5"/>
    <w:rsid w:val="001020ED"/>
    <w:rsid w:val="001026D4"/>
    <w:rsid w:val="00102A80"/>
    <w:rsid w:val="00103573"/>
    <w:rsid w:val="00104EF8"/>
    <w:rsid w:val="0010514B"/>
    <w:rsid w:val="001059FF"/>
    <w:rsid w:val="0010730B"/>
    <w:rsid w:val="0011036B"/>
    <w:rsid w:val="00111149"/>
    <w:rsid w:val="00111430"/>
    <w:rsid w:val="00112071"/>
    <w:rsid w:val="001120E5"/>
    <w:rsid w:val="001134DC"/>
    <w:rsid w:val="00113557"/>
    <w:rsid w:val="00115FA6"/>
    <w:rsid w:val="0011648C"/>
    <w:rsid w:val="001166BA"/>
    <w:rsid w:val="00116CFA"/>
    <w:rsid w:val="00117265"/>
    <w:rsid w:val="00117DD2"/>
    <w:rsid w:val="0012000C"/>
    <w:rsid w:val="00121356"/>
    <w:rsid w:val="00123DB6"/>
    <w:rsid w:val="001244CE"/>
    <w:rsid w:val="001246C4"/>
    <w:rsid w:val="00124994"/>
    <w:rsid w:val="00125920"/>
    <w:rsid w:val="001268F9"/>
    <w:rsid w:val="00126CFD"/>
    <w:rsid w:val="00130A7B"/>
    <w:rsid w:val="00131F88"/>
    <w:rsid w:val="0013230F"/>
    <w:rsid w:val="001348CE"/>
    <w:rsid w:val="00135297"/>
    <w:rsid w:val="00140D09"/>
    <w:rsid w:val="00142F7B"/>
    <w:rsid w:val="00144016"/>
    <w:rsid w:val="001442BC"/>
    <w:rsid w:val="0014493D"/>
    <w:rsid w:val="00144B92"/>
    <w:rsid w:val="001457A7"/>
    <w:rsid w:val="001461B3"/>
    <w:rsid w:val="001465FC"/>
    <w:rsid w:val="00146E9E"/>
    <w:rsid w:val="00147FF5"/>
    <w:rsid w:val="001505F5"/>
    <w:rsid w:val="001507BB"/>
    <w:rsid w:val="00150B24"/>
    <w:rsid w:val="00150E4D"/>
    <w:rsid w:val="00152DCC"/>
    <w:rsid w:val="0015337B"/>
    <w:rsid w:val="0015402D"/>
    <w:rsid w:val="00156B5F"/>
    <w:rsid w:val="00157E85"/>
    <w:rsid w:val="001604C2"/>
    <w:rsid w:val="001617E2"/>
    <w:rsid w:val="001638A3"/>
    <w:rsid w:val="00163B3F"/>
    <w:rsid w:val="00163F3E"/>
    <w:rsid w:val="001645C7"/>
    <w:rsid w:val="0016782C"/>
    <w:rsid w:val="001717F4"/>
    <w:rsid w:val="00171D63"/>
    <w:rsid w:val="00171F07"/>
    <w:rsid w:val="0017222E"/>
    <w:rsid w:val="0017279C"/>
    <w:rsid w:val="00172CEA"/>
    <w:rsid w:val="00172EF7"/>
    <w:rsid w:val="00174193"/>
    <w:rsid w:val="00174269"/>
    <w:rsid w:val="001744E3"/>
    <w:rsid w:val="00174AD7"/>
    <w:rsid w:val="00175241"/>
    <w:rsid w:val="001758F3"/>
    <w:rsid w:val="00175C72"/>
    <w:rsid w:val="00175CB7"/>
    <w:rsid w:val="00180552"/>
    <w:rsid w:val="00181D6B"/>
    <w:rsid w:val="0018219C"/>
    <w:rsid w:val="001825B5"/>
    <w:rsid w:val="00182FC4"/>
    <w:rsid w:val="00184C77"/>
    <w:rsid w:val="001858AA"/>
    <w:rsid w:val="001862A7"/>
    <w:rsid w:val="00186546"/>
    <w:rsid w:val="00190108"/>
    <w:rsid w:val="00190FE3"/>
    <w:rsid w:val="00191304"/>
    <w:rsid w:val="00192AAA"/>
    <w:rsid w:val="001943E6"/>
    <w:rsid w:val="00194AEF"/>
    <w:rsid w:val="00195574"/>
    <w:rsid w:val="001957E7"/>
    <w:rsid w:val="00195B04"/>
    <w:rsid w:val="001A259C"/>
    <w:rsid w:val="001A45E9"/>
    <w:rsid w:val="001A4880"/>
    <w:rsid w:val="001A72B8"/>
    <w:rsid w:val="001B21DE"/>
    <w:rsid w:val="001B4327"/>
    <w:rsid w:val="001B4FBC"/>
    <w:rsid w:val="001B533A"/>
    <w:rsid w:val="001B5591"/>
    <w:rsid w:val="001B7315"/>
    <w:rsid w:val="001B7A83"/>
    <w:rsid w:val="001C01C3"/>
    <w:rsid w:val="001C0601"/>
    <w:rsid w:val="001C1295"/>
    <w:rsid w:val="001C316F"/>
    <w:rsid w:val="001C354C"/>
    <w:rsid w:val="001C3C08"/>
    <w:rsid w:val="001C3F70"/>
    <w:rsid w:val="001C5291"/>
    <w:rsid w:val="001C52DA"/>
    <w:rsid w:val="001C571E"/>
    <w:rsid w:val="001C72C5"/>
    <w:rsid w:val="001C7E42"/>
    <w:rsid w:val="001D1146"/>
    <w:rsid w:val="001D1825"/>
    <w:rsid w:val="001D1CBC"/>
    <w:rsid w:val="001D35BC"/>
    <w:rsid w:val="001D3B5A"/>
    <w:rsid w:val="001D438B"/>
    <w:rsid w:val="001D48E7"/>
    <w:rsid w:val="001D522C"/>
    <w:rsid w:val="001D59B9"/>
    <w:rsid w:val="001D73A6"/>
    <w:rsid w:val="001D75A9"/>
    <w:rsid w:val="001E097C"/>
    <w:rsid w:val="001E0B2A"/>
    <w:rsid w:val="001E0C39"/>
    <w:rsid w:val="001E0D0E"/>
    <w:rsid w:val="001E1350"/>
    <w:rsid w:val="001E3179"/>
    <w:rsid w:val="001E3B05"/>
    <w:rsid w:val="001E3D59"/>
    <w:rsid w:val="001E42AD"/>
    <w:rsid w:val="001E6B78"/>
    <w:rsid w:val="001F29FE"/>
    <w:rsid w:val="001F2D56"/>
    <w:rsid w:val="001F52BB"/>
    <w:rsid w:val="001F5533"/>
    <w:rsid w:val="001F58EB"/>
    <w:rsid w:val="001F657F"/>
    <w:rsid w:val="001F6A2D"/>
    <w:rsid w:val="0020180F"/>
    <w:rsid w:val="002020AE"/>
    <w:rsid w:val="0020338E"/>
    <w:rsid w:val="00203737"/>
    <w:rsid w:val="002049D5"/>
    <w:rsid w:val="00204E67"/>
    <w:rsid w:val="00204E7E"/>
    <w:rsid w:val="00205463"/>
    <w:rsid w:val="002054D9"/>
    <w:rsid w:val="00205654"/>
    <w:rsid w:val="00207660"/>
    <w:rsid w:val="00211054"/>
    <w:rsid w:val="002110E4"/>
    <w:rsid w:val="002121B6"/>
    <w:rsid w:val="0021289F"/>
    <w:rsid w:val="00215705"/>
    <w:rsid w:val="00215778"/>
    <w:rsid w:val="0021749A"/>
    <w:rsid w:val="00220566"/>
    <w:rsid w:val="00221AC3"/>
    <w:rsid w:val="00222236"/>
    <w:rsid w:val="00222D9F"/>
    <w:rsid w:val="002249C3"/>
    <w:rsid w:val="002266B0"/>
    <w:rsid w:val="002305EE"/>
    <w:rsid w:val="002335D1"/>
    <w:rsid w:val="002349F4"/>
    <w:rsid w:val="00234ED0"/>
    <w:rsid w:val="00235277"/>
    <w:rsid w:val="0023533B"/>
    <w:rsid w:val="00235903"/>
    <w:rsid w:val="00235A60"/>
    <w:rsid w:val="0023767B"/>
    <w:rsid w:val="00237A37"/>
    <w:rsid w:val="00237BC1"/>
    <w:rsid w:val="0024185B"/>
    <w:rsid w:val="00242862"/>
    <w:rsid w:val="00242BCD"/>
    <w:rsid w:val="0024439E"/>
    <w:rsid w:val="00244746"/>
    <w:rsid w:val="00244ED6"/>
    <w:rsid w:val="00246A06"/>
    <w:rsid w:val="00246A6A"/>
    <w:rsid w:val="00247228"/>
    <w:rsid w:val="00250379"/>
    <w:rsid w:val="002509B8"/>
    <w:rsid w:val="00252814"/>
    <w:rsid w:val="002537CB"/>
    <w:rsid w:val="00253820"/>
    <w:rsid w:val="002557CF"/>
    <w:rsid w:val="00255924"/>
    <w:rsid w:val="002559AA"/>
    <w:rsid w:val="00255C52"/>
    <w:rsid w:val="00255E2E"/>
    <w:rsid w:val="00255EBA"/>
    <w:rsid w:val="002576C4"/>
    <w:rsid w:val="00262343"/>
    <w:rsid w:val="00262A2C"/>
    <w:rsid w:val="00264384"/>
    <w:rsid w:val="00265832"/>
    <w:rsid w:val="00270D16"/>
    <w:rsid w:val="00270DDF"/>
    <w:rsid w:val="002732A3"/>
    <w:rsid w:val="00276886"/>
    <w:rsid w:val="00277009"/>
    <w:rsid w:val="0027753B"/>
    <w:rsid w:val="00277B6A"/>
    <w:rsid w:val="00281A64"/>
    <w:rsid w:val="00282306"/>
    <w:rsid w:val="0028405B"/>
    <w:rsid w:val="00285598"/>
    <w:rsid w:val="0028564C"/>
    <w:rsid w:val="002875A0"/>
    <w:rsid w:val="00287645"/>
    <w:rsid w:val="002900AE"/>
    <w:rsid w:val="0029150C"/>
    <w:rsid w:val="00291564"/>
    <w:rsid w:val="002916CF"/>
    <w:rsid w:val="00292223"/>
    <w:rsid w:val="00293039"/>
    <w:rsid w:val="0029492F"/>
    <w:rsid w:val="00297CFF"/>
    <w:rsid w:val="002A008D"/>
    <w:rsid w:val="002A038D"/>
    <w:rsid w:val="002A058E"/>
    <w:rsid w:val="002A2330"/>
    <w:rsid w:val="002A43C8"/>
    <w:rsid w:val="002A6CB6"/>
    <w:rsid w:val="002A6DD8"/>
    <w:rsid w:val="002A6F55"/>
    <w:rsid w:val="002A79CA"/>
    <w:rsid w:val="002B0396"/>
    <w:rsid w:val="002B0D88"/>
    <w:rsid w:val="002B1687"/>
    <w:rsid w:val="002B17C3"/>
    <w:rsid w:val="002B37C6"/>
    <w:rsid w:val="002B3806"/>
    <w:rsid w:val="002B424D"/>
    <w:rsid w:val="002B5B20"/>
    <w:rsid w:val="002B5F2F"/>
    <w:rsid w:val="002B5FD7"/>
    <w:rsid w:val="002B63A1"/>
    <w:rsid w:val="002B65B0"/>
    <w:rsid w:val="002B69BD"/>
    <w:rsid w:val="002B6D87"/>
    <w:rsid w:val="002B7897"/>
    <w:rsid w:val="002C08F3"/>
    <w:rsid w:val="002C10A7"/>
    <w:rsid w:val="002C5212"/>
    <w:rsid w:val="002C5C5B"/>
    <w:rsid w:val="002C6432"/>
    <w:rsid w:val="002C643F"/>
    <w:rsid w:val="002C7FF3"/>
    <w:rsid w:val="002D1758"/>
    <w:rsid w:val="002D32D2"/>
    <w:rsid w:val="002D4BB6"/>
    <w:rsid w:val="002D4FB0"/>
    <w:rsid w:val="002D54C4"/>
    <w:rsid w:val="002D566C"/>
    <w:rsid w:val="002D580A"/>
    <w:rsid w:val="002D58C6"/>
    <w:rsid w:val="002D5B98"/>
    <w:rsid w:val="002D69A9"/>
    <w:rsid w:val="002D7763"/>
    <w:rsid w:val="002D7766"/>
    <w:rsid w:val="002E0464"/>
    <w:rsid w:val="002E108D"/>
    <w:rsid w:val="002E3073"/>
    <w:rsid w:val="002E3F6A"/>
    <w:rsid w:val="002E5778"/>
    <w:rsid w:val="002E76F7"/>
    <w:rsid w:val="002F0756"/>
    <w:rsid w:val="002F13D2"/>
    <w:rsid w:val="002F4395"/>
    <w:rsid w:val="002F79AF"/>
    <w:rsid w:val="00300B46"/>
    <w:rsid w:val="00300EAA"/>
    <w:rsid w:val="00301779"/>
    <w:rsid w:val="00301F22"/>
    <w:rsid w:val="003038D7"/>
    <w:rsid w:val="003045D5"/>
    <w:rsid w:val="00304C4C"/>
    <w:rsid w:val="00305411"/>
    <w:rsid w:val="0030582F"/>
    <w:rsid w:val="00305F9E"/>
    <w:rsid w:val="0030626A"/>
    <w:rsid w:val="00306EB4"/>
    <w:rsid w:val="0030770D"/>
    <w:rsid w:val="00307C7F"/>
    <w:rsid w:val="003119A1"/>
    <w:rsid w:val="00312A52"/>
    <w:rsid w:val="003132B8"/>
    <w:rsid w:val="00314890"/>
    <w:rsid w:val="00316173"/>
    <w:rsid w:val="00316712"/>
    <w:rsid w:val="00317964"/>
    <w:rsid w:val="003179EC"/>
    <w:rsid w:val="00317DF7"/>
    <w:rsid w:val="00320063"/>
    <w:rsid w:val="003200DA"/>
    <w:rsid w:val="003201FB"/>
    <w:rsid w:val="00320C21"/>
    <w:rsid w:val="0032129A"/>
    <w:rsid w:val="003214CC"/>
    <w:rsid w:val="003234ED"/>
    <w:rsid w:val="00323BA3"/>
    <w:rsid w:val="00323F73"/>
    <w:rsid w:val="00324E87"/>
    <w:rsid w:val="00325909"/>
    <w:rsid w:val="003267E5"/>
    <w:rsid w:val="00326F17"/>
    <w:rsid w:val="00327953"/>
    <w:rsid w:val="003306A2"/>
    <w:rsid w:val="003307AF"/>
    <w:rsid w:val="00331AE0"/>
    <w:rsid w:val="00331D35"/>
    <w:rsid w:val="003333C3"/>
    <w:rsid w:val="003337F6"/>
    <w:rsid w:val="00333AB0"/>
    <w:rsid w:val="0033548C"/>
    <w:rsid w:val="003356D1"/>
    <w:rsid w:val="00336898"/>
    <w:rsid w:val="00336994"/>
    <w:rsid w:val="00341364"/>
    <w:rsid w:val="003421F7"/>
    <w:rsid w:val="003424AD"/>
    <w:rsid w:val="00342E49"/>
    <w:rsid w:val="00343829"/>
    <w:rsid w:val="00343AF9"/>
    <w:rsid w:val="00344123"/>
    <w:rsid w:val="00344864"/>
    <w:rsid w:val="00345190"/>
    <w:rsid w:val="00345586"/>
    <w:rsid w:val="00345F19"/>
    <w:rsid w:val="003462C5"/>
    <w:rsid w:val="00346667"/>
    <w:rsid w:val="00347DE4"/>
    <w:rsid w:val="00350F13"/>
    <w:rsid w:val="00351953"/>
    <w:rsid w:val="00352213"/>
    <w:rsid w:val="0035306C"/>
    <w:rsid w:val="003539FE"/>
    <w:rsid w:val="00353EA2"/>
    <w:rsid w:val="00355254"/>
    <w:rsid w:val="00355E1B"/>
    <w:rsid w:val="00356C79"/>
    <w:rsid w:val="00356D00"/>
    <w:rsid w:val="003605D5"/>
    <w:rsid w:val="00360773"/>
    <w:rsid w:val="00360BD1"/>
    <w:rsid w:val="00361025"/>
    <w:rsid w:val="00362011"/>
    <w:rsid w:val="00363C28"/>
    <w:rsid w:val="00365B5D"/>
    <w:rsid w:val="00366023"/>
    <w:rsid w:val="00366722"/>
    <w:rsid w:val="00370095"/>
    <w:rsid w:val="003705E1"/>
    <w:rsid w:val="003717E4"/>
    <w:rsid w:val="00372544"/>
    <w:rsid w:val="00373115"/>
    <w:rsid w:val="003732D2"/>
    <w:rsid w:val="003733AF"/>
    <w:rsid w:val="00373CD9"/>
    <w:rsid w:val="00374315"/>
    <w:rsid w:val="00375A36"/>
    <w:rsid w:val="00376302"/>
    <w:rsid w:val="003770B1"/>
    <w:rsid w:val="00377553"/>
    <w:rsid w:val="00381C4B"/>
    <w:rsid w:val="00381DA3"/>
    <w:rsid w:val="00381E08"/>
    <w:rsid w:val="003822DE"/>
    <w:rsid w:val="0038237C"/>
    <w:rsid w:val="00382A62"/>
    <w:rsid w:val="00383215"/>
    <w:rsid w:val="003845AF"/>
    <w:rsid w:val="00384741"/>
    <w:rsid w:val="0038564E"/>
    <w:rsid w:val="00386149"/>
    <w:rsid w:val="0038722C"/>
    <w:rsid w:val="00387AFD"/>
    <w:rsid w:val="00387D7C"/>
    <w:rsid w:val="00390C7B"/>
    <w:rsid w:val="003933A9"/>
    <w:rsid w:val="00393530"/>
    <w:rsid w:val="00393C68"/>
    <w:rsid w:val="003955F8"/>
    <w:rsid w:val="003961E9"/>
    <w:rsid w:val="003979FF"/>
    <w:rsid w:val="003A05C3"/>
    <w:rsid w:val="003A09A2"/>
    <w:rsid w:val="003A0C2B"/>
    <w:rsid w:val="003A2260"/>
    <w:rsid w:val="003A2CCC"/>
    <w:rsid w:val="003A417F"/>
    <w:rsid w:val="003A62B9"/>
    <w:rsid w:val="003A675B"/>
    <w:rsid w:val="003A67B4"/>
    <w:rsid w:val="003A6FC1"/>
    <w:rsid w:val="003A753F"/>
    <w:rsid w:val="003B0B16"/>
    <w:rsid w:val="003B12BF"/>
    <w:rsid w:val="003B26E0"/>
    <w:rsid w:val="003B2E4E"/>
    <w:rsid w:val="003B3B03"/>
    <w:rsid w:val="003B3B73"/>
    <w:rsid w:val="003B6343"/>
    <w:rsid w:val="003B702A"/>
    <w:rsid w:val="003B76A2"/>
    <w:rsid w:val="003C05E5"/>
    <w:rsid w:val="003C0B6E"/>
    <w:rsid w:val="003C0D7F"/>
    <w:rsid w:val="003C4716"/>
    <w:rsid w:val="003C646C"/>
    <w:rsid w:val="003C73B9"/>
    <w:rsid w:val="003D27F9"/>
    <w:rsid w:val="003D3211"/>
    <w:rsid w:val="003D397A"/>
    <w:rsid w:val="003D3B4C"/>
    <w:rsid w:val="003D3F29"/>
    <w:rsid w:val="003D5266"/>
    <w:rsid w:val="003D5CAD"/>
    <w:rsid w:val="003D6E81"/>
    <w:rsid w:val="003D7398"/>
    <w:rsid w:val="003E1581"/>
    <w:rsid w:val="003E1A65"/>
    <w:rsid w:val="003E30B6"/>
    <w:rsid w:val="003E41B0"/>
    <w:rsid w:val="003E479C"/>
    <w:rsid w:val="003E4976"/>
    <w:rsid w:val="003E5212"/>
    <w:rsid w:val="003E60AF"/>
    <w:rsid w:val="003E6128"/>
    <w:rsid w:val="003E62EA"/>
    <w:rsid w:val="003E78B8"/>
    <w:rsid w:val="003E7B8C"/>
    <w:rsid w:val="003F3605"/>
    <w:rsid w:val="003F5DD0"/>
    <w:rsid w:val="003F6874"/>
    <w:rsid w:val="003F77A2"/>
    <w:rsid w:val="003F7992"/>
    <w:rsid w:val="003F7EF2"/>
    <w:rsid w:val="004006F2"/>
    <w:rsid w:val="00400B7D"/>
    <w:rsid w:val="00402BF1"/>
    <w:rsid w:val="0040336D"/>
    <w:rsid w:val="00404267"/>
    <w:rsid w:val="0040446F"/>
    <w:rsid w:val="00404613"/>
    <w:rsid w:val="0040478D"/>
    <w:rsid w:val="004054DF"/>
    <w:rsid w:val="00405754"/>
    <w:rsid w:val="00406741"/>
    <w:rsid w:val="004078A4"/>
    <w:rsid w:val="004114EC"/>
    <w:rsid w:val="00411C61"/>
    <w:rsid w:val="00413513"/>
    <w:rsid w:val="00413D59"/>
    <w:rsid w:val="00415083"/>
    <w:rsid w:val="004156DE"/>
    <w:rsid w:val="00415B07"/>
    <w:rsid w:val="00415B68"/>
    <w:rsid w:val="0041655A"/>
    <w:rsid w:val="00417BC6"/>
    <w:rsid w:val="00421130"/>
    <w:rsid w:val="00422496"/>
    <w:rsid w:val="00422CA1"/>
    <w:rsid w:val="00423EED"/>
    <w:rsid w:val="00424C1D"/>
    <w:rsid w:val="00424DF1"/>
    <w:rsid w:val="00425821"/>
    <w:rsid w:val="004262CD"/>
    <w:rsid w:val="00427CDB"/>
    <w:rsid w:val="004305F9"/>
    <w:rsid w:val="00430FAF"/>
    <w:rsid w:val="00431759"/>
    <w:rsid w:val="00431F00"/>
    <w:rsid w:val="00431F72"/>
    <w:rsid w:val="00432579"/>
    <w:rsid w:val="00432DF8"/>
    <w:rsid w:val="00433808"/>
    <w:rsid w:val="0043596F"/>
    <w:rsid w:val="004360BC"/>
    <w:rsid w:val="0043755D"/>
    <w:rsid w:val="00437A9D"/>
    <w:rsid w:val="00440085"/>
    <w:rsid w:val="00441137"/>
    <w:rsid w:val="00442552"/>
    <w:rsid w:val="00443C00"/>
    <w:rsid w:val="0044482B"/>
    <w:rsid w:val="00444CEA"/>
    <w:rsid w:val="00445641"/>
    <w:rsid w:val="00445B1F"/>
    <w:rsid w:val="004465B6"/>
    <w:rsid w:val="0044682E"/>
    <w:rsid w:val="00450938"/>
    <w:rsid w:val="00452D9B"/>
    <w:rsid w:val="00454C54"/>
    <w:rsid w:val="00455DE3"/>
    <w:rsid w:val="00456C94"/>
    <w:rsid w:val="00456CA2"/>
    <w:rsid w:val="004574AB"/>
    <w:rsid w:val="004579B4"/>
    <w:rsid w:val="00457D76"/>
    <w:rsid w:val="00461A33"/>
    <w:rsid w:val="00461FE3"/>
    <w:rsid w:val="00463502"/>
    <w:rsid w:val="00464346"/>
    <w:rsid w:val="0046534D"/>
    <w:rsid w:val="004669B1"/>
    <w:rsid w:val="00467ECD"/>
    <w:rsid w:val="004703EF"/>
    <w:rsid w:val="00471B9A"/>
    <w:rsid w:val="004731BC"/>
    <w:rsid w:val="004733EC"/>
    <w:rsid w:val="00473F1D"/>
    <w:rsid w:val="004746FE"/>
    <w:rsid w:val="00476DAC"/>
    <w:rsid w:val="00476E5C"/>
    <w:rsid w:val="00477502"/>
    <w:rsid w:val="00480199"/>
    <w:rsid w:val="00480C0C"/>
    <w:rsid w:val="004813C3"/>
    <w:rsid w:val="00482869"/>
    <w:rsid w:val="00483094"/>
    <w:rsid w:val="00483390"/>
    <w:rsid w:val="00483399"/>
    <w:rsid w:val="00483460"/>
    <w:rsid w:val="00483696"/>
    <w:rsid w:val="00483948"/>
    <w:rsid w:val="00483B8A"/>
    <w:rsid w:val="00483E35"/>
    <w:rsid w:val="0048430D"/>
    <w:rsid w:val="00485B70"/>
    <w:rsid w:val="00485C81"/>
    <w:rsid w:val="004863B7"/>
    <w:rsid w:val="00491056"/>
    <w:rsid w:val="00491F2B"/>
    <w:rsid w:val="00492209"/>
    <w:rsid w:val="00492587"/>
    <w:rsid w:val="00494CB9"/>
    <w:rsid w:val="004952AE"/>
    <w:rsid w:val="00496BA9"/>
    <w:rsid w:val="004A01C5"/>
    <w:rsid w:val="004A0F62"/>
    <w:rsid w:val="004A1954"/>
    <w:rsid w:val="004A32F4"/>
    <w:rsid w:val="004A4EE7"/>
    <w:rsid w:val="004A4F2D"/>
    <w:rsid w:val="004A564C"/>
    <w:rsid w:val="004A56C0"/>
    <w:rsid w:val="004A6CAC"/>
    <w:rsid w:val="004A7305"/>
    <w:rsid w:val="004A7F7D"/>
    <w:rsid w:val="004B0701"/>
    <w:rsid w:val="004B0C0C"/>
    <w:rsid w:val="004B0E10"/>
    <w:rsid w:val="004B18FE"/>
    <w:rsid w:val="004B19EC"/>
    <w:rsid w:val="004B2514"/>
    <w:rsid w:val="004B262A"/>
    <w:rsid w:val="004B373C"/>
    <w:rsid w:val="004B433A"/>
    <w:rsid w:val="004B53A8"/>
    <w:rsid w:val="004B6BC2"/>
    <w:rsid w:val="004B6E87"/>
    <w:rsid w:val="004B6F89"/>
    <w:rsid w:val="004C0BA8"/>
    <w:rsid w:val="004C12B2"/>
    <w:rsid w:val="004C2FE4"/>
    <w:rsid w:val="004C53FA"/>
    <w:rsid w:val="004C6B9B"/>
    <w:rsid w:val="004C6DDD"/>
    <w:rsid w:val="004C771D"/>
    <w:rsid w:val="004D0BE4"/>
    <w:rsid w:val="004D2CAD"/>
    <w:rsid w:val="004D36BA"/>
    <w:rsid w:val="004D4C04"/>
    <w:rsid w:val="004D4DDC"/>
    <w:rsid w:val="004D5315"/>
    <w:rsid w:val="004D5DFC"/>
    <w:rsid w:val="004D6032"/>
    <w:rsid w:val="004E0A9A"/>
    <w:rsid w:val="004E2D7C"/>
    <w:rsid w:val="004E2DD4"/>
    <w:rsid w:val="004E2E2B"/>
    <w:rsid w:val="004E2F0B"/>
    <w:rsid w:val="004E4BFD"/>
    <w:rsid w:val="004E4D88"/>
    <w:rsid w:val="004E5AAC"/>
    <w:rsid w:val="004E6569"/>
    <w:rsid w:val="004E668E"/>
    <w:rsid w:val="004E7288"/>
    <w:rsid w:val="004F1477"/>
    <w:rsid w:val="004F14E1"/>
    <w:rsid w:val="004F1A4A"/>
    <w:rsid w:val="004F2A00"/>
    <w:rsid w:val="004F2E17"/>
    <w:rsid w:val="004F2FED"/>
    <w:rsid w:val="004F52D6"/>
    <w:rsid w:val="004F6923"/>
    <w:rsid w:val="004F79D5"/>
    <w:rsid w:val="004F7ABC"/>
    <w:rsid w:val="004F7CDA"/>
    <w:rsid w:val="00500215"/>
    <w:rsid w:val="005006C6"/>
    <w:rsid w:val="00501B02"/>
    <w:rsid w:val="00502523"/>
    <w:rsid w:val="00503E69"/>
    <w:rsid w:val="00505D69"/>
    <w:rsid w:val="005107F2"/>
    <w:rsid w:val="00510B55"/>
    <w:rsid w:val="005118FF"/>
    <w:rsid w:val="00511F39"/>
    <w:rsid w:val="005127D0"/>
    <w:rsid w:val="00513311"/>
    <w:rsid w:val="0051391D"/>
    <w:rsid w:val="00513B5E"/>
    <w:rsid w:val="00513F9D"/>
    <w:rsid w:val="005152AA"/>
    <w:rsid w:val="005153F7"/>
    <w:rsid w:val="0051634F"/>
    <w:rsid w:val="00516AD1"/>
    <w:rsid w:val="005174B0"/>
    <w:rsid w:val="00517681"/>
    <w:rsid w:val="0051783E"/>
    <w:rsid w:val="005204EA"/>
    <w:rsid w:val="00521986"/>
    <w:rsid w:val="00521F28"/>
    <w:rsid w:val="00522462"/>
    <w:rsid w:val="005247D2"/>
    <w:rsid w:val="00525B44"/>
    <w:rsid w:val="00526255"/>
    <w:rsid w:val="00527DD8"/>
    <w:rsid w:val="00530CAF"/>
    <w:rsid w:val="005335BE"/>
    <w:rsid w:val="0053367C"/>
    <w:rsid w:val="005353FD"/>
    <w:rsid w:val="00535B9A"/>
    <w:rsid w:val="005368E2"/>
    <w:rsid w:val="00536E37"/>
    <w:rsid w:val="00537375"/>
    <w:rsid w:val="005404C6"/>
    <w:rsid w:val="005415CE"/>
    <w:rsid w:val="00543A49"/>
    <w:rsid w:val="00543ABE"/>
    <w:rsid w:val="005460BC"/>
    <w:rsid w:val="00547ACB"/>
    <w:rsid w:val="00550BAC"/>
    <w:rsid w:val="0055210D"/>
    <w:rsid w:val="00552F78"/>
    <w:rsid w:val="00553178"/>
    <w:rsid w:val="005531F6"/>
    <w:rsid w:val="00554857"/>
    <w:rsid w:val="00556892"/>
    <w:rsid w:val="00556E6C"/>
    <w:rsid w:val="00556F86"/>
    <w:rsid w:val="00561734"/>
    <w:rsid w:val="00561AB8"/>
    <w:rsid w:val="00564BAF"/>
    <w:rsid w:val="00565504"/>
    <w:rsid w:val="005660A6"/>
    <w:rsid w:val="00567A94"/>
    <w:rsid w:val="00567FCC"/>
    <w:rsid w:val="005703DB"/>
    <w:rsid w:val="005718A6"/>
    <w:rsid w:val="00572399"/>
    <w:rsid w:val="00574814"/>
    <w:rsid w:val="0057497F"/>
    <w:rsid w:val="005758D4"/>
    <w:rsid w:val="00575900"/>
    <w:rsid w:val="00575B78"/>
    <w:rsid w:val="00575CC8"/>
    <w:rsid w:val="00575ECC"/>
    <w:rsid w:val="00576322"/>
    <w:rsid w:val="00576D15"/>
    <w:rsid w:val="00577FF8"/>
    <w:rsid w:val="005812B1"/>
    <w:rsid w:val="005819F7"/>
    <w:rsid w:val="00581B98"/>
    <w:rsid w:val="005820B4"/>
    <w:rsid w:val="005823C2"/>
    <w:rsid w:val="00582701"/>
    <w:rsid w:val="00583D1C"/>
    <w:rsid w:val="0058418A"/>
    <w:rsid w:val="00584D74"/>
    <w:rsid w:val="00585AAD"/>
    <w:rsid w:val="00586ED8"/>
    <w:rsid w:val="00591969"/>
    <w:rsid w:val="005932D4"/>
    <w:rsid w:val="00593B39"/>
    <w:rsid w:val="005954C5"/>
    <w:rsid w:val="005962BF"/>
    <w:rsid w:val="00597193"/>
    <w:rsid w:val="00597B31"/>
    <w:rsid w:val="005A0EDE"/>
    <w:rsid w:val="005A1CC6"/>
    <w:rsid w:val="005A1D5D"/>
    <w:rsid w:val="005A240D"/>
    <w:rsid w:val="005A2982"/>
    <w:rsid w:val="005A4E88"/>
    <w:rsid w:val="005A5EC0"/>
    <w:rsid w:val="005A61D4"/>
    <w:rsid w:val="005A66F9"/>
    <w:rsid w:val="005A6E34"/>
    <w:rsid w:val="005A726D"/>
    <w:rsid w:val="005A749E"/>
    <w:rsid w:val="005A78C7"/>
    <w:rsid w:val="005B1D73"/>
    <w:rsid w:val="005B1DEC"/>
    <w:rsid w:val="005B1FDF"/>
    <w:rsid w:val="005B2643"/>
    <w:rsid w:val="005B47AC"/>
    <w:rsid w:val="005B5BDB"/>
    <w:rsid w:val="005B6C62"/>
    <w:rsid w:val="005B743D"/>
    <w:rsid w:val="005B7B67"/>
    <w:rsid w:val="005C090A"/>
    <w:rsid w:val="005C0F35"/>
    <w:rsid w:val="005C602A"/>
    <w:rsid w:val="005C6A8D"/>
    <w:rsid w:val="005C7530"/>
    <w:rsid w:val="005D0441"/>
    <w:rsid w:val="005D31E9"/>
    <w:rsid w:val="005D3354"/>
    <w:rsid w:val="005D3850"/>
    <w:rsid w:val="005D4799"/>
    <w:rsid w:val="005D67C1"/>
    <w:rsid w:val="005D67C7"/>
    <w:rsid w:val="005E13B1"/>
    <w:rsid w:val="005E1858"/>
    <w:rsid w:val="005E2928"/>
    <w:rsid w:val="005E4184"/>
    <w:rsid w:val="005E4900"/>
    <w:rsid w:val="005E4D69"/>
    <w:rsid w:val="005E4DCA"/>
    <w:rsid w:val="005E5CB8"/>
    <w:rsid w:val="005E5F2B"/>
    <w:rsid w:val="005E6E5E"/>
    <w:rsid w:val="005F072F"/>
    <w:rsid w:val="005F195D"/>
    <w:rsid w:val="005F2ED0"/>
    <w:rsid w:val="005F3C67"/>
    <w:rsid w:val="005F4380"/>
    <w:rsid w:val="005F443B"/>
    <w:rsid w:val="005F4CB6"/>
    <w:rsid w:val="005F61EB"/>
    <w:rsid w:val="005F6B5F"/>
    <w:rsid w:val="0060279E"/>
    <w:rsid w:val="006029B3"/>
    <w:rsid w:val="00602F5B"/>
    <w:rsid w:val="00604066"/>
    <w:rsid w:val="00604450"/>
    <w:rsid w:val="00606C65"/>
    <w:rsid w:val="006103C1"/>
    <w:rsid w:val="0061068B"/>
    <w:rsid w:val="00610710"/>
    <w:rsid w:val="00610D22"/>
    <w:rsid w:val="00610EF8"/>
    <w:rsid w:val="006112DC"/>
    <w:rsid w:val="006118C5"/>
    <w:rsid w:val="00611D1F"/>
    <w:rsid w:val="00613002"/>
    <w:rsid w:val="0061356E"/>
    <w:rsid w:val="00616E42"/>
    <w:rsid w:val="00622925"/>
    <w:rsid w:val="006235E9"/>
    <w:rsid w:val="0062467B"/>
    <w:rsid w:val="006246A1"/>
    <w:rsid w:val="00626997"/>
    <w:rsid w:val="006277A1"/>
    <w:rsid w:val="006309B0"/>
    <w:rsid w:val="00630FE6"/>
    <w:rsid w:val="0063224E"/>
    <w:rsid w:val="0063265C"/>
    <w:rsid w:val="006333E7"/>
    <w:rsid w:val="00633AFF"/>
    <w:rsid w:val="00633C3A"/>
    <w:rsid w:val="00635EBF"/>
    <w:rsid w:val="006361D8"/>
    <w:rsid w:val="00637DE1"/>
    <w:rsid w:val="0064056A"/>
    <w:rsid w:val="006410A9"/>
    <w:rsid w:val="006438BE"/>
    <w:rsid w:val="006438DA"/>
    <w:rsid w:val="00643AFB"/>
    <w:rsid w:val="006441CE"/>
    <w:rsid w:val="00644CF7"/>
    <w:rsid w:val="006453CB"/>
    <w:rsid w:val="00647D14"/>
    <w:rsid w:val="00651370"/>
    <w:rsid w:val="0065174A"/>
    <w:rsid w:val="00651908"/>
    <w:rsid w:val="00654AC5"/>
    <w:rsid w:val="00655751"/>
    <w:rsid w:val="00655B97"/>
    <w:rsid w:val="00656084"/>
    <w:rsid w:val="00656453"/>
    <w:rsid w:val="00657318"/>
    <w:rsid w:val="00657A58"/>
    <w:rsid w:val="00660AA8"/>
    <w:rsid w:val="00660CB4"/>
    <w:rsid w:val="00661716"/>
    <w:rsid w:val="00665DF5"/>
    <w:rsid w:val="00667E4C"/>
    <w:rsid w:val="00671083"/>
    <w:rsid w:val="00672D0E"/>
    <w:rsid w:val="00673CC9"/>
    <w:rsid w:val="00674FCF"/>
    <w:rsid w:val="00675082"/>
    <w:rsid w:val="006750CF"/>
    <w:rsid w:val="00676AD1"/>
    <w:rsid w:val="00676CB7"/>
    <w:rsid w:val="0067721A"/>
    <w:rsid w:val="0068026D"/>
    <w:rsid w:val="006820C1"/>
    <w:rsid w:val="006820E8"/>
    <w:rsid w:val="0068397E"/>
    <w:rsid w:val="00683D76"/>
    <w:rsid w:val="00684D1A"/>
    <w:rsid w:val="006868BE"/>
    <w:rsid w:val="00686F7C"/>
    <w:rsid w:val="00687407"/>
    <w:rsid w:val="006876E9"/>
    <w:rsid w:val="00687BA2"/>
    <w:rsid w:val="00690DAA"/>
    <w:rsid w:val="006924B8"/>
    <w:rsid w:val="00694D13"/>
    <w:rsid w:val="00695227"/>
    <w:rsid w:val="00695780"/>
    <w:rsid w:val="0069597A"/>
    <w:rsid w:val="00696957"/>
    <w:rsid w:val="00697381"/>
    <w:rsid w:val="006979F0"/>
    <w:rsid w:val="00697B06"/>
    <w:rsid w:val="00697BE5"/>
    <w:rsid w:val="006A084C"/>
    <w:rsid w:val="006A25D4"/>
    <w:rsid w:val="006A37B9"/>
    <w:rsid w:val="006A3C0B"/>
    <w:rsid w:val="006A45DD"/>
    <w:rsid w:val="006A6186"/>
    <w:rsid w:val="006A670A"/>
    <w:rsid w:val="006B01CF"/>
    <w:rsid w:val="006B091E"/>
    <w:rsid w:val="006B0BA3"/>
    <w:rsid w:val="006B0CAB"/>
    <w:rsid w:val="006B1192"/>
    <w:rsid w:val="006B2591"/>
    <w:rsid w:val="006B2AF1"/>
    <w:rsid w:val="006B2C2F"/>
    <w:rsid w:val="006B32D6"/>
    <w:rsid w:val="006B3684"/>
    <w:rsid w:val="006B378A"/>
    <w:rsid w:val="006B4846"/>
    <w:rsid w:val="006B4A9A"/>
    <w:rsid w:val="006B4EB2"/>
    <w:rsid w:val="006B6464"/>
    <w:rsid w:val="006C0504"/>
    <w:rsid w:val="006C1825"/>
    <w:rsid w:val="006C1F08"/>
    <w:rsid w:val="006C20B4"/>
    <w:rsid w:val="006C24BF"/>
    <w:rsid w:val="006C395A"/>
    <w:rsid w:val="006C5775"/>
    <w:rsid w:val="006C6607"/>
    <w:rsid w:val="006C6D33"/>
    <w:rsid w:val="006C784B"/>
    <w:rsid w:val="006C7CDE"/>
    <w:rsid w:val="006D01CE"/>
    <w:rsid w:val="006D0CD7"/>
    <w:rsid w:val="006D1918"/>
    <w:rsid w:val="006D3331"/>
    <w:rsid w:val="006D3C86"/>
    <w:rsid w:val="006D6E80"/>
    <w:rsid w:val="006D756E"/>
    <w:rsid w:val="006E0139"/>
    <w:rsid w:val="006E01AF"/>
    <w:rsid w:val="006E132B"/>
    <w:rsid w:val="006E16F0"/>
    <w:rsid w:val="006E1907"/>
    <w:rsid w:val="006E1DBA"/>
    <w:rsid w:val="006E275B"/>
    <w:rsid w:val="006E5D25"/>
    <w:rsid w:val="006E69E5"/>
    <w:rsid w:val="006E6D00"/>
    <w:rsid w:val="006E73B7"/>
    <w:rsid w:val="006F0085"/>
    <w:rsid w:val="006F0A86"/>
    <w:rsid w:val="006F1A6B"/>
    <w:rsid w:val="006F203B"/>
    <w:rsid w:val="006F29D7"/>
    <w:rsid w:val="006F2A7E"/>
    <w:rsid w:val="006F4F0E"/>
    <w:rsid w:val="006F57E7"/>
    <w:rsid w:val="006F7BD3"/>
    <w:rsid w:val="007010D0"/>
    <w:rsid w:val="00701885"/>
    <w:rsid w:val="007046F0"/>
    <w:rsid w:val="0070478B"/>
    <w:rsid w:val="00704872"/>
    <w:rsid w:val="007053C9"/>
    <w:rsid w:val="00705C59"/>
    <w:rsid w:val="00710794"/>
    <w:rsid w:val="00710F25"/>
    <w:rsid w:val="007133A2"/>
    <w:rsid w:val="0071415B"/>
    <w:rsid w:val="007153C4"/>
    <w:rsid w:val="0071580F"/>
    <w:rsid w:val="00715FA9"/>
    <w:rsid w:val="00716391"/>
    <w:rsid w:val="00716F57"/>
    <w:rsid w:val="007170FA"/>
    <w:rsid w:val="007177B1"/>
    <w:rsid w:val="007177E1"/>
    <w:rsid w:val="00717FAA"/>
    <w:rsid w:val="00720426"/>
    <w:rsid w:val="0072279A"/>
    <w:rsid w:val="0072478B"/>
    <w:rsid w:val="00724CD7"/>
    <w:rsid w:val="0072545A"/>
    <w:rsid w:val="00725903"/>
    <w:rsid w:val="00725EEF"/>
    <w:rsid w:val="00726145"/>
    <w:rsid w:val="0072662B"/>
    <w:rsid w:val="00726A9D"/>
    <w:rsid w:val="00726B3A"/>
    <w:rsid w:val="00726BD1"/>
    <w:rsid w:val="00726C5F"/>
    <w:rsid w:val="00726E5C"/>
    <w:rsid w:val="00727976"/>
    <w:rsid w:val="00727DB2"/>
    <w:rsid w:val="007305B3"/>
    <w:rsid w:val="00730F20"/>
    <w:rsid w:val="00732555"/>
    <w:rsid w:val="007328A3"/>
    <w:rsid w:val="0073301F"/>
    <w:rsid w:val="0073450E"/>
    <w:rsid w:val="00734AE3"/>
    <w:rsid w:val="00736FC2"/>
    <w:rsid w:val="0074082A"/>
    <w:rsid w:val="007430F0"/>
    <w:rsid w:val="007456A6"/>
    <w:rsid w:val="00745AB6"/>
    <w:rsid w:val="00745CA6"/>
    <w:rsid w:val="007469B8"/>
    <w:rsid w:val="00746D44"/>
    <w:rsid w:val="00747AED"/>
    <w:rsid w:val="0075123B"/>
    <w:rsid w:val="00751241"/>
    <w:rsid w:val="00751F9A"/>
    <w:rsid w:val="00753C8B"/>
    <w:rsid w:val="00756714"/>
    <w:rsid w:val="007578EF"/>
    <w:rsid w:val="00757EFE"/>
    <w:rsid w:val="00760081"/>
    <w:rsid w:val="007600F9"/>
    <w:rsid w:val="007618CC"/>
    <w:rsid w:val="00761E98"/>
    <w:rsid w:val="007630D6"/>
    <w:rsid w:val="00763133"/>
    <w:rsid w:val="00763C54"/>
    <w:rsid w:val="00763FCC"/>
    <w:rsid w:val="007645DF"/>
    <w:rsid w:val="007647E1"/>
    <w:rsid w:val="00765E6C"/>
    <w:rsid w:val="00766842"/>
    <w:rsid w:val="00766B0C"/>
    <w:rsid w:val="00766F9B"/>
    <w:rsid w:val="007670F5"/>
    <w:rsid w:val="007676ED"/>
    <w:rsid w:val="007677E3"/>
    <w:rsid w:val="007705C3"/>
    <w:rsid w:val="00772863"/>
    <w:rsid w:val="00773668"/>
    <w:rsid w:val="00774460"/>
    <w:rsid w:val="007749B8"/>
    <w:rsid w:val="007764E4"/>
    <w:rsid w:val="00776681"/>
    <w:rsid w:val="00776B9B"/>
    <w:rsid w:val="00777A0D"/>
    <w:rsid w:val="0078056F"/>
    <w:rsid w:val="00780D75"/>
    <w:rsid w:val="00780D9E"/>
    <w:rsid w:val="00782215"/>
    <w:rsid w:val="00782225"/>
    <w:rsid w:val="0078369E"/>
    <w:rsid w:val="007849EA"/>
    <w:rsid w:val="00786D0E"/>
    <w:rsid w:val="00786F1E"/>
    <w:rsid w:val="00787911"/>
    <w:rsid w:val="007914AB"/>
    <w:rsid w:val="00794A01"/>
    <w:rsid w:val="007963F9"/>
    <w:rsid w:val="007A1E37"/>
    <w:rsid w:val="007A2E1D"/>
    <w:rsid w:val="007A313B"/>
    <w:rsid w:val="007A4B76"/>
    <w:rsid w:val="007A52DC"/>
    <w:rsid w:val="007A68B6"/>
    <w:rsid w:val="007A6C75"/>
    <w:rsid w:val="007A74DC"/>
    <w:rsid w:val="007B23FD"/>
    <w:rsid w:val="007B2B3B"/>
    <w:rsid w:val="007B48F1"/>
    <w:rsid w:val="007B4E2A"/>
    <w:rsid w:val="007B54DA"/>
    <w:rsid w:val="007B5E39"/>
    <w:rsid w:val="007B66CB"/>
    <w:rsid w:val="007B77F4"/>
    <w:rsid w:val="007C1F8F"/>
    <w:rsid w:val="007C3040"/>
    <w:rsid w:val="007C30B8"/>
    <w:rsid w:val="007C3B49"/>
    <w:rsid w:val="007C5A90"/>
    <w:rsid w:val="007C6156"/>
    <w:rsid w:val="007C6830"/>
    <w:rsid w:val="007C6D16"/>
    <w:rsid w:val="007C7286"/>
    <w:rsid w:val="007C75BC"/>
    <w:rsid w:val="007D2197"/>
    <w:rsid w:val="007D4051"/>
    <w:rsid w:val="007D4089"/>
    <w:rsid w:val="007D50A7"/>
    <w:rsid w:val="007D5AF0"/>
    <w:rsid w:val="007D605F"/>
    <w:rsid w:val="007D655A"/>
    <w:rsid w:val="007D6F56"/>
    <w:rsid w:val="007E0D5C"/>
    <w:rsid w:val="007E2BD2"/>
    <w:rsid w:val="007E2E25"/>
    <w:rsid w:val="007E309A"/>
    <w:rsid w:val="007E45D6"/>
    <w:rsid w:val="007E5140"/>
    <w:rsid w:val="007E579F"/>
    <w:rsid w:val="007E6293"/>
    <w:rsid w:val="007E7F07"/>
    <w:rsid w:val="007F1120"/>
    <w:rsid w:val="007F14AE"/>
    <w:rsid w:val="007F180E"/>
    <w:rsid w:val="007F1B9B"/>
    <w:rsid w:val="007F1D84"/>
    <w:rsid w:val="007F3695"/>
    <w:rsid w:val="007F56BA"/>
    <w:rsid w:val="007F6677"/>
    <w:rsid w:val="007F7B57"/>
    <w:rsid w:val="00801112"/>
    <w:rsid w:val="00801CFA"/>
    <w:rsid w:val="0080202B"/>
    <w:rsid w:val="0080281C"/>
    <w:rsid w:val="00803511"/>
    <w:rsid w:val="008046B2"/>
    <w:rsid w:val="00804B55"/>
    <w:rsid w:val="0080503A"/>
    <w:rsid w:val="008065C0"/>
    <w:rsid w:val="00806B49"/>
    <w:rsid w:val="00807B92"/>
    <w:rsid w:val="00810D42"/>
    <w:rsid w:val="008113FF"/>
    <w:rsid w:val="0081299A"/>
    <w:rsid w:val="008129F3"/>
    <w:rsid w:val="00813A5C"/>
    <w:rsid w:val="00815FF1"/>
    <w:rsid w:val="00816527"/>
    <w:rsid w:val="00816E24"/>
    <w:rsid w:val="00817285"/>
    <w:rsid w:val="00817B7B"/>
    <w:rsid w:val="00817E54"/>
    <w:rsid w:val="008208D6"/>
    <w:rsid w:val="00820DE6"/>
    <w:rsid w:val="008217BF"/>
    <w:rsid w:val="008223F0"/>
    <w:rsid w:val="008226F4"/>
    <w:rsid w:val="00823963"/>
    <w:rsid w:val="00824019"/>
    <w:rsid w:val="008263C4"/>
    <w:rsid w:val="00826F11"/>
    <w:rsid w:val="0082732F"/>
    <w:rsid w:val="00830961"/>
    <w:rsid w:val="00830E7E"/>
    <w:rsid w:val="0083121B"/>
    <w:rsid w:val="00831537"/>
    <w:rsid w:val="008330D6"/>
    <w:rsid w:val="00833987"/>
    <w:rsid w:val="00836731"/>
    <w:rsid w:val="00836E4A"/>
    <w:rsid w:val="00837C96"/>
    <w:rsid w:val="00841370"/>
    <w:rsid w:val="008427B9"/>
    <w:rsid w:val="00842FC3"/>
    <w:rsid w:val="0084341E"/>
    <w:rsid w:val="008447B9"/>
    <w:rsid w:val="00844926"/>
    <w:rsid w:val="0084554A"/>
    <w:rsid w:val="0084590D"/>
    <w:rsid w:val="00846BCC"/>
    <w:rsid w:val="008513B7"/>
    <w:rsid w:val="00852971"/>
    <w:rsid w:val="00853F5D"/>
    <w:rsid w:val="00854B39"/>
    <w:rsid w:val="00855812"/>
    <w:rsid w:val="00856615"/>
    <w:rsid w:val="00856D06"/>
    <w:rsid w:val="00857360"/>
    <w:rsid w:val="00857493"/>
    <w:rsid w:val="00860C85"/>
    <w:rsid w:val="00860CBA"/>
    <w:rsid w:val="00861E3D"/>
    <w:rsid w:val="0086278A"/>
    <w:rsid w:val="00864B22"/>
    <w:rsid w:val="00866A42"/>
    <w:rsid w:val="00866ABE"/>
    <w:rsid w:val="00867B13"/>
    <w:rsid w:val="00870C6C"/>
    <w:rsid w:val="008721EA"/>
    <w:rsid w:val="00872F0E"/>
    <w:rsid w:val="00875269"/>
    <w:rsid w:val="00875B3B"/>
    <w:rsid w:val="00880697"/>
    <w:rsid w:val="00881305"/>
    <w:rsid w:val="00881AC8"/>
    <w:rsid w:val="00882202"/>
    <w:rsid w:val="0088287A"/>
    <w:rsid w:val="00882BF2"/>
    <w:rsid w:val="00883530"/>
    <w:rsid w:val="00883E09"/>
    <w:rsid w:val="00884C71"/>
    <w:rsid w:val="00885211"/>
    <w:rsid w:val="00886031"/>
    <w:rsid w:val="0088632B"/>
    <w:rsid w:val="00886A8A"/>
    <w:rsid w:val="008874F6"/>
    <w:rsid w:val="008901AB"/>
    <w:rsid w:val="008904BC"/>
    <w:rsid w:val="00890E3F"/>
    <w:rsid w:val="00891F4E"/>
    <w:rsid w:val="00892044"/>
    <w:rsid w:val="0089310E"/>
    <w:rsid w:val="008937A6"/>
    <w:rsid w:val="00897823"/>
    <w:rsid w:val="008A05D6"/>
    <w:rsid w:val="008A08A3"/>
    <w:rsid w:val="008A151E"/>
    <w:rsid w:val="008A18B2"/>
    <w:rsid w:val="008A21D9"/>
    <w:rsid w:val="008A4F5D"/>
    <w:rsid w:val="008A4FA8"/>
    <w:rsid w:val="008A52D1"/>
    <w:rsid w:val="008A58D7"/>
    <w:rsid w:val="008A5F06"/>
    <w:rsid w:val="008A6669"/>
    <w:rsid w:val="008A6A87"/>
    <w:rsid w:val="008A6E6D"/>
    <w:rsid w:val="008B12F0"/>
    <w:rsid w:val="008B1F4D"/>
    <w:rsid w:val="008B46E5"/>
    <w:rsid w:val="008B4E9E"/>
    <w:rsid w:val="008B631F"/>
    <w:rsid w:val="008B6496"/>
    <w:rsid w:val="008B7A2D"/>
    <w:rsid w:val="008C08E0"/>
    <w:rsid w:val="008C3F2C"/>
    <w:rsid w:val="008C4C1F"/>
    <w:rsid w:val="008C543A"/>
    <w:rsid w:val="008C5EF2"/>
    <w:rsid w:val="008C78C5"/>
    <w:rsid w:val="008C7D98"/>
    <w:rsid w:val="008D18EB"/>
    <w:rsid w:val="008D2145"/>
    <w:rsid w:val="008D3533"/>
    <w:rsid w:val="008D3A2B"/>
    <w:rsid w:val="008D4489"/>
    <w:rsid w:val="008D457E"/>
    <w:rsid w:val="008D6F0D"/>
    <w:rsid w:val="008D7414"/>
    <w:rsid w:val="008E14FF"/>
    <w:rsid w:val="008E1C63"/>
    <w:rsid w:val="008E2155"/>
    <w:rsid w:val="008E2954"/>
    <w:rsid w:val="008E3769"/>
    <w:rsid w:val="008E3A93"/>
    <w:rsid w:val="008E526C"/>
    <w:rsid w:val="008E5812"/>
    <w:rsid w:val="008E638E"/>
    <w:rsid w:val="008F024D"/>
    <w:rsid w:val="008F26AF"/>
    <w:rsid w:val="008F2AB3"/>
    <w:rsid w:val="008F350A"/>
    <w:rsid w:val="008F394E"/>
    <w:rsid w:val="008F3EF1"/>
    <w:rsid w:val="008F46A7"/>
    <w:rsid w:val="008F49AE"/>
    <w:rsid w:val="008F4E5E"/>
    <w:rsid w:val="008F6615"/>
    <w:rsid w:val="00901056"/>
    <w:rsid w:val="0090182D"/>
    <w:rsid w:val="009021AE"/>
    <w:rsid w:val="00902A7C"/>
    <w:rsid w:val="0090689D"/>
    <w:rsid w:val="009068B1"/>
    <w:rsid w:val="00906D6D"/>
    <w:rsid w:val="00907E19"/>
    <w:rsid w:val="00910B87"/>
    <w:rsid w:val="009110E8"/>
    <w:rsid w:val="009126DD"/>
    <w:rsid w:val="009158BB"/>
    <w:rsid w:val="00915EC1"/>
    <w:rsid w:val="00915FC3"/>
    <w:rsid w:val="00916627"/>
    <w:rsid w:val="00916FAC"/>
    <w:rsid w:val="00917C9D"/>
    <w:rsid w:val="009213C9"/>
    <w:rsid w:val="00924CDF"/>
    <w:rsid w:val="00925597"/>
    <w:rsid w:val="00926B95"/>
    <w:rsid w:val="009273A1"/>
    <w:rsid w:val="00931647"/>
    <w:rsid w:val="00931706"/>
    <w:rsid w:val="009320C6"/>
    <w:rsid w:val="00932211"/>
    <w:rsid w:val="00932E63"/>
    <w:rsid w:val="00933AB2"/>
    <w:rsid w:val="00937ECE"/>
    <w:rsid w:val="0094031E"/>
    <w:rsid w:val="0094064F"/>
    <w:rsid w:val="00941227"/>
    <w:rsid w:val="00941E54"/>
    <w:rsid w:val="00942608"/>
    <w:rsid w:val="0094276A"/>
    <w:rsid w:val="00942A52"/>
    <w:rsid w:val="00945B94"/>
    <w:rsid w:val="00945E87"/>
    <w:rsid w:val="009461FA"/>
    <w:rsid w:val="00947C3D"/>
    <w:rsid w:val="00947CED"/>
    <w:rsid w:val="00947DDA"/>
    <w:rsid w:val="00953DCA"/>
    <w:rsid w:val="00954475"/>
    <w:rsid w:val="00955EA6"/>
    <w:rsid w:val="00957088"/>
    <w:rsid w:val="00957171"/>
    <w:rsid w:val="0095789C"/>
    <w:rsid w:val="00957F14"/>
    <w:rsid w:val="00960210"/>
    <w:rsid w:val="00960F45"/>
    <w:rsid w:val="009611A0"/>
    <w:rsid w:val="0096125E"/>
    <w:rsid w:val="00961A32"/>
    <w:rsid w:val="00961C0E"/>
    <w:rsid w:val="00963637"/>
    <w:rsid w:val="00963949"/>
    <w:rsid w:val="009639B4"/>
    <w:rsid w:val="009653C6"/>
    <w:rsid w:val="00965504"/>
    <w:rsid w:val="00965EF4"/>
    <w:rsid w:val="009704CE"/>
    <w:rsid w:val="0097098E"/>
    <w:rsid w:val="0097112D"/>
    <w:rsid w:val="009719BC"/>
    <w:rsid w:val="009728AF"/>
    <w:rsid w:val="00972D41"/>
    <w:rsid w:val="0097384B"/>
    <w:rsid w:val="00973C3D"/>
    <w:rsid w:val="00974274"/>
    <w:rsid w:val="00975C0B"/>
    <w:rsid w:val="00975CD5"/>
    <w:rsid w:val="0097611B"/>
    <w:rsid w:val="0097660D"/>
    <w:rsid w:val="009768B3"/>
    <w:rsid w:val="00980ABF"/>
    <w:rsid w:val="00985198"/>
    <w:rsid w:val="009873B5"/>
    <w:rsid w:val="00990CBE"/>
    <w:rsid w:val="00990F16"/>
    <w:rsid w:val="009923B8"/>
    <w:rsid w:val="00992EC4"/>
    <w:rsid w:val="0099373B"/>
    <w:rsid w:val="0099378A"/>
    <w:rsid w:val="00994D65"/>
    <w:rsid w:val="00994E3D"/>
    <w:rsid w:val="00995692"/>
    <w:rsid w:val="00997067"/>
    <w:rsid w:val="00997AA9"/>
    <w:rsid w:val="009A088E"/>
    <w:rsid w:val="009A370A"/>
    <w:rsid w:val="009A5902"/>
    <w:rsid w:val="009A6CDD"/>
    <w:rsid w:val="009B084F"/>
    <w:rsid w:val="009B09B7"/>
    <w:rsid w:val="009B217A"/>
    <w:rsid w:val="009B26C6"/>
    <w:rsid w:val="009B2D57"/>
    <w:rsid w:val="009B30EE"/>
    <w:rsid w:val="009B366E"/>
    <w:rsid w:val="009B42E1"/>
    <w:rsid w:val="009B4315"/>
    <w:rsid w:val="009B48DB"/>
    <w:rsid w:val="009B6AD6"/>
    <w:rsid w:val="009C2ECA"/>
    <w:rsid w:val="009C39C8"/>
    <w:rsid w:val="009C4C61"/>
    <w:rsid w:val="009C659E"/>
    <w:rsid w:val="009C7ADA"/>
    <w:rsid w:val="009C7F89"/>
    <w:rsid w:val="009D1C8E"/>
    <w:rsid w:val="009D2E03"/>
    <w:rsid w:val="009D586B"/>
    <w:rsid w:val="009D7EB2"/>
    <w:rsid w:val="009E23DF"/>
    <w:rsid w:val="009E27D7"/>
    <w:rsid w:val="009E2912"/>
    <w:rsid w:val="009E375B"/>
    <w:rsid w:val="009E38F4"/>
    <w:rsid w:val="009E4BDA"/>
    <w:rsid w:val="009E6A79"/>
    <w:rsid w:val="009F0D67"/>
    <w:rsid w:val="009F22F6"/>
    <w:rsid w:val="009F26BB"/>
    <w:rsid w:val="009F437A"/>
    <w:rsid w:val="009F46CD"/>
    <w:rsid w:val="009F62FC"/>
    <w:rsid w:val="009F6EAE"/>
    <w:rsid w:val="009F7529"/>
    <w:rsid w:val="009F77AE"/>
    <w:rsid w:val="009F7B8A"/>
    <w:rsid w:val="00A001FF"/>
    <w:rsid w:val="00A015C9"/>
    <w:rsid w:val="00A01D30"/>
    <w:rsid w:val="00A02B43"/>
    <w:rsid w:val="00A03DDF"/>
    <w:rsid w:val="00A0432E"/>
    <w:rsid w:val="00A05D4D"/>
    <w:rsid w:val="00A06B80"/>
    <w:rsid w:val="00A07709"/>
    <w:rsid w:val="00A103E0"/>
    <w:rsid w:val="00A11992"/>
    <w:rsid w:val="00A130FB"/>
    <w:rsid w:val="00A134CF"/>
    <w:rsid w:val="00A150C9"/>
    <w:rsid w:val="00A15222"/>
    <w:rsid w:val="00A155C7"/>
    <w:rsid w:val="00A15821"/>
    <w:rsid w:val="00A16D0E"/>
    <w:rsid w:val="00A17297"/>
    <w:rsid w:val="00A207CF"/>
    <w:rsid w:val="00A21671"/>
    <w:rsid w:val="00A2304F"/>
    <w:rsid w:val="00A241B2"/>
    <w:rsid w:val="00A24726"/>
    <w:rsid w:val="00A259BE"/>
    <w:rsid w:val="00A25D6F"/>
    <w:rsid w:val="00A26C31"/>
    <w:rsid w:val="00A26EE0"/>
    <w:rsid w:val="00A27145"/>
    <w:rsid w:val="00A30DFA"/>
    <w:rsid w:val="00A31121"/>
    <w:rsid w:val="00A31273"/>
    <w:rsid w:val="00A31C71"/>
    <w:rsid w:val="00A32A8C"/>
    <w:rsid w:val="00A32ADE"/>
    <w:rsid w:val="00A334D4"/>
    <w:rsid w:val="00A33D8E"/>
    <w:rsid w:val="00A3424C"/>
    <w:rsid w:val="00A34A3B"/>
    <w:rsid w:val="00A35111"/>
    <w:rsid w:val="00A35479"/>
    <w:rsid w:val="00A355FF"/>
    <w:rsid w:val="00A37B9E"/>
    <w:rsid w:val="00A40899"/>
    <w:rsid w:val="00A40C54"/>
    <w:rsid w:val="00A415BC"/>
    <w:rsid w:val="00A421FE"/>
    <w:rsid w:val="00A42729"/>
    <w:rsid w:val="00A430C4"/>
    <w:rsid w:val="00A43183"/>
    <w:rsid w:val="00A43C24"/>
    <w:rsid w:val="00A44634"/>
    <w:rsid w:val="00A44814"/>
    <w:rsid w:val="00A45155"/>
    <w:rsid w:val="00A47B2A"/>
    <w:rsid w:val="00A511AD"/>
    <w:rsid w:val="00A51D2E"/>
    <w:rsid w:val="00A52829"/>
    <w:rsid w:val="00A530D6"/>
    <w:rsid w:val="00A54055"/>
    <w:rsid w:val="00A541D7"/>
    <w:rsid w:val="00A576A1"/>
    <w:rsid w:val="00A606B4"/>
    <w:rsid w:val="00A60F78"/>
    <w:rsid w:val="00A61BDE"/>
    <w:rsid w:val="00A61BFC"/>
    <w:rsid w:val="00A6200F"/>
    <w:rsid w:val="00A62451"/>
    <w:rsid w:val="00A62718"/>
    <w:rsid w:val="00A62CD7"/>
    <w:rsid w:val="00A62CE3"/>
    <w:rsid w:val="00A63055"/>
    <w:rsid w:val="00A63BCC"/>
    <w:rsid w:val="00A63D9C"/>
    <w:rsid w:val="00A64360"/>
    <w:rsid w:val="00A64522"/>
    <w:rsid w:val="00A664A1"/>
    <w:rsid w:val="00A66B03"/>
    <w:rsid w:val="00A67827"/>
    <w:rsid w:val="00A72C8C"/>
    <w:rsid w:val="00A740EB"/>
    <w:rsid w:val="00A7479A"/>
    <w:rsid w:val="00A7493E"/>
    <w:rsid w:val="00A751E1"/>
    <w:rsid w:val="00A80432"/>
    <w:rsid w:val="00A809C0"/>
    <w:rsid w:val="00A80F0D"/>
    <w:rsid w:val="00A821D9"/>
    <w:rsid w:val="00A83117"/>
    <w:rsid w:val="00A84541"/>
    <w:rsid w:val="00A850D5"/>
    <w:rsid w:val="00A86D90"/>
    <w:rsid w:val="00A87DA6"/>
    <w:rsid w:val="00A901FA"/>
    <w:rsid w:val="00A9163B"/>
    <w:rsid w:val="00A92F05"/>
    <w:rsid w:val="00A9407D"/>
    <w:rsid w:val="00A94AAE"/>
    <w:rsid w:val="00A94E64"/>
    <w:rsid w:val="00A9790A"/>
    <w:rsid w:val="00AA0673"/>
    <w:rsid w:val="00AA08CF"/>
    <w:rsid w:val="00AA2456"/>
    <w:rsid w:val="00AA2F4F"/>
    <w:rsid w:val="00AA3408"/>
    <w:rsid w:val="00AA36E8"/>
    <w:rsid w:val="00AA3B69"/>
    <w:rsid w:val="00AA3DF6"/>
    <w:rsid w:val="00AA4830"/>
    <w:rsid w:val="00AA4E11"/>
    <w:rsid w:val="00AA6972"/>
    <w:rsid w:val="00AA6E32"/>
    <w:rsid w:val="00AA714C"/>
    <w:rsid w:val="00AA78F7"/>
    <w:rsid w:val="00AB0D7A"/>
    <w:rsid w:val="00AB193E"/>
    <w:rsid w:val="00AB2572"/>
    <w:rsid w:val="00AB3C03"/>
    <w:rsid w:val="00AB41D2"/>
    <w:rsid w:val="00AB5426"/>
    <w:rsid w:val="00AB5548"/>
    <w:rsid w:val="00AB6B8C"/>
    <w:rsid w:val="00AC01C0"/>
    <w:rsid w:val="00AC10E3"/>
    <w:rsid w:val="00AC168E"/>
    <w:rsid w:val="00AC196C"/>
    <w:rsid w:val="00AC4AFD"/>
    <w:rsid w:val="00AC58CA"/>
    <w:rsid w:val="00AC75EB"/>
    <w:rsid w:val="00AD067E"/>
    <w:rsid w:val="00AD2316"/>
    <w:rsid w:val="00AD3070"/>
    <w:rsid w:val="00AD4072"/>
    <w:rsid w:val="00AD66C7"/>
    <w:rsid w:val="00AD6A6F"/>
    <w:rsid w:val="00AE010D"/>
    <w:rsid w:val="00AE0260"/>
    <w:rsid w:val="00AE10B5"/>
    <w:rsid w:val="00AE111A"/>
    <w:rsid w:val="00AE44FA"/>
    <w:rsid w:val="00AE480E"/>
    <w:rsid w:val="00AE4AE6"/>
    <w:rsid w:val="00AE7492"/>
    <w:rsid w:val="00AE7729"/>
    <w:rsid w:val="00AF09FA"/>
    <w:rsid w:val="00AF3E14"/>
    <w:rsid w:val="00AF3F78"/>
    <w:rsid w:val="00AF560A"/>
    <w:rsid w:val="00AF5746"/>
    <w:rsid w:val="00AF6341"/>
    <w:rsid w:val="00B03BA7"/>
    <w:rsid w:val="00B03E68"/>
    <w:rsid w:val="00B04A70"/>
    <w:rsid w:val="00B0742D"/>
    <w:rsid w:val="00B07DE4"/>
    <w:rsid w:val="00B07ECA"/>
    <w:rsid w:val="00B10069"/>
    <w:rsid w:val="00B107C5"/>
    <w:rsid w:val="00B11B54"/>
    <w:rsid w:val="00B127A5"/>
    <w:rsid w:val="00B13EE5"/>
    <w:rsid w:val="00B14080"/>
    <w:rsid w:val="00B14836"/>
    <w:rsid w:val="00B14D0B"/>
    <w:rsid w:val="00B15CC0"/>
    <w:rsid w:val="00B16AB6"/>
    <w:rsid w:val="00B17B10"/>
    <w:rsid w:val="00B23242"/>
    <w:rsid w:val="00B248F9"/>
    <w:rsid w:val="00B25067"/>
    <w:rsid w:val="00B25947"/>
    <w:rsid w:val="00B25D05"/>
    <w:rsid w:val="00B267D2"/>
    <w:rsid w:val="00B26A94"/>
    <w:rsid w:val="00B270FC"/>
    <w:rsid w:val="00B311D5"/>
    <w:rsid w:val="00B31532"/>
    <w:rsid w:val="00B3260B"/>
    <w:rsid w:val="00B330F8"/>
    <w:rsid w:val="00B33198"/>
    <w:rsid w:val="00B36499"/>
    <w:rsid w:val="00B36C30"/>
    <w:rsid w:val="00B37928"/>
    <w:rsid w:val="00B37A4A"/>
    <w:rsid w:val="00B37DF3"/>
    <w:rsid w:val="00B40295"/>
    <w:rsid w:val="00B408A3"/>
    <w:rsid w:val="00B40A96"/>
    <w:rsid w:val="00B41AD3"/>
    <w:rsid w:val="00B41C2A"/>
    <w:rsid w:val="00B429C7"/>
    <w:rsid w:val="00B43925"/>
    <w:rsid w:val="00B43E31"/>
    <w:rsid w:val="00B4486B"/>
    <w:rsid w:val="00B44BF4"/>
    <w:rsid w:val="00B451C8"/>
    <w:rsid w:val="00B504F4"/>
    <w:rsid w:val="00B51486"/>
    <w:rsid w:val="00B521C1"/>
    <w:rsid w:val="00B53BBE"/>
    <w:rsid w:val="00B54810"/>
    <w:rsid w:val="00B5594D"/>
    <w:rsid w:val="00B55FA2"/>
    <w:rsid w:val="00B57637"/>
    <w:rsid w:val="00B57ACD"/>
    <w:rsid w:val="00B60066"/>
    <w:rsid w:val="00B601AC"/>
    <w:rsid w:val="00B6033F"/>
    <w:rsid w:val="00B60909"/>
    <w:rsid w:val="00B6107B"/>
    <w:rsid w:val="00B61843"/>
    <w:rsid w:val="00B61AA3"/>
    <w:rsid w:val="00B61CEB"/>
    <w:rsid w:val="00B620BA"/>
    <w:rsid w:val="00B622AE"/>
    <w:rsid w:val="00B62312"/>
    <w:rsid w:val="00B632FB"/>
    <w:rsid w:val="00B71BB0"/>
    <w:rsid w:val="00B72050"/>
    <w:rsid w:val="00B724E7"/>
    <w:rsid w:val="00B737A0"/>
    <w:rsid w:val="00B74CA6"/>
    <w:rsid w:val="00B762AC"/>
    <w:rsid w:val="00B774CE"/>
    <w:rsid w:val="00B80689"/>
    <w:rsid w:val="00B80862"/>
    <w:rsid w:val="00B814DE"/>
    <w:rsid w:val="00B818F1"/>
    <w:rsid w:val="00B81E91"/>
    <w:rsid w:val="00B85955"/>
    <w:rsid w:val="00B85FC8"/>
    <w:rsid w:val="00B862DE"/>
    <w:rsid w:val="00B86FD5"/>
    <w:rsid w:val="00B919AB"/>
    <w:rsid w:val="00B91EBA"/>
    <w:rsid w:val="00B91FB2"/>
    <w:rsid w:val="00B92B4E"/>
    <w:rsid w:val="00B92C48"/>
    <w:rsid w:val="00B930AB"/>
    <w:rsid w:val="00B93FD4"/>
    <w:rsid w:val="00B942DA"/>
    <w:rsid w:val="00B94334"/>
    <w:rsid w:val="00B9490B"/>
    <w:rsid w:val="00B94E3F"/>
    <w:rsid w:val="00B9517B"/>
    <w:rsid w:val="00B9686B"/>
    <w:rsid w:val="00B96D6B"/>
    <w:rsid w:val="00B9745D"/>
    <w:rsid w:val="00BA095C"/>
    <w:rsid w:val="00BA1117"/>
    <w:rsid w:val="00BA1B0B"/>
    <w:rsid w:val="00BA2566"/>
    <w:rsid w:val="00BA2B31"/>
    <w:rsid w:val="00BA3097"/>
    <w:rsid w:val="00BA31C6"/>
    <w:rsid w:val="00BA3400"/>
    <w:rsid w:val="00BA5B69"/>
    <w:rsid w:val="00BA6823"/>
    <w:rsid w:val="00BA6C55"/>
    <w:rsid w:val="00BB165D"/>
    <w:rsid w:val="00BB1C1E"/>
    <w:rsid w:val="00BB3746"/>
    <w:rsid w:val="00BB3CA8"/>
    <w:rsid w:val="00BB47DD"/>
    <w:rsid w:val="00BB4878"/>
    <w:rsid w:val="00BB556B"/>
    <w:rsid w:val="00BB6884"/>
    <w:rsid w:val="00BB6950"/>
    <w:rsid w:val="00BB7244"/>
    <w:rsid w:val="00BB7F4E"/>
    <w:rsid w:val="00BC0EBF"/>
    <w:rsid w:val="00BC1383"/>
    <w:rsid w:val="00BC19A3"/>
    <w:rsid w:val="00BC545E"/>
    <w:rsid w:val="00BD1EFA"/>
    <w:rsid w:val="00BD2A42"/>
    <w:rsid w:val="00BD2CE9"/>
    <w:rsid w:val="00BD303E"/>
    <w:rsid w:val="00BD310C"/>
    <w:rsid w:val="00BD3EAA"/>
    <w:rsid w:val="00BD486F"/>
    <w:rsid w:val="00BD6065"/>
    <w:rsid w:val="00BD6ECC"/>
    <w:rsid w:val="00BD7641"/>
    <w:rsid w:val="00BD7F9B"/>
    <w:rsid w:val="00BE175E"/>
    <w:rsid w:val="00BE4201"/>
    <w:rsid w:val="00BE4970"/>
    <w:rsid w:val="00BE571F"/>
    <w:rsid w:val="00BE5AC9"/>
    <w:rsid w:val="00BE5EA1"/>
    <w:rsid w:val="00BE6182"/>
    <w:rsid w:val="00BE61FA"/>
    <w:rsid w:val="00BF085E"/>
    <w:rsid w:val="00BF2031"/>
    <w:rsid w:val="00BF22C4"/>
    <w:rsid w:val="00BF3A32"/>
    <w:rsid w:val="00BF4069"/>
    <w:rsid w:val="00BF40EA"/>
    <w:rsid w:val="00BF58F9"/>
    <w:rsid w:val="00BF6C7A"/>
    <w:rsid w:val="00BF6E39"/>
    <w:rsid w:val="00C00427"/>
    <w:rsid w:val="00C01E74"/>
    <w:rsid w:val="00C01F5C"/>
    <w:rsid w:val="00C03347"/>
    <w:rsid w:val="00C049EB"/>
    <w:rsid w:val="00C0584C"/>
    <w:rsid w:val="00C05CA2"/>
    <w:rsid w:val="00C06F9A"/>
    <w:rsid w:val="00C124FA"/>
    <w:rsid w:val="00C12EC3"/>
    <w:rsid w:val="00C13B92"/>
    <w:rsid w:val="00C13EDF"/>
    <w:rsid w:val="00C16C2A"/>
    <w:rsid w:val="00C16C57"/>
    <w:rsid w:val="00C173E2"/>
    <w:rsid w:val="00C17554"/>
    <w:rsid w:val="00C23204"/>
    <w:rsid w:val="00C25099"/>
    <w:rsid w:val="00C251D8"/>
    <w:rsid w:val="00C261A5"/>
    <w:rsid w:val="00C268BF"/>
    <w:rsid w:val="00C27380"/>
    <w:rsid w:val="00C27868"/>
    <w:rsid w:val="00C27A0E"/>
    <w:rsid w:val="00C32C92"/>
    <w:rsid w:val="00C33014"/>
    <w:rsid w:val="00C33FC1"/>
    <w:rsid w:val="00C34C76"/>
    <w:rsid w:val="00C35648"/>
    <w:rsid w:val="00C35F8D"/>
    <w:rsid w:val="00C36ABF"/>
    <w:rsid w:val="00C36E16"/>
    <w:rsid w:val="00C40114"/>
    <w:rsid w:val="00C40AB8"/>
    <w:rsid w:val="00C43BCA"/>
    <w:rsid w:val="00C45B9A"/>
    <w:rsid w:val="00C45DDA"/>
    <w:rsid w:val="00C50F2A"/>
    <w:rsid w:val="00C53742"/>
    <w:rsid w:val="00C53ACA"/>
    <w:rsid w:val="00C55BB2"/>
    <w:rsid w:val="00C569E2"/>
    <w:rsid w:val="00C577BE"/>
    <w:rsid w:val="00C61181"/>
    <w:rsid w:val="00C61735"/>
    <w:rsid w:val="00C61947"/>
    <w:rsid w:val="00C62B39"/>
    <w:rsid w:val="00C63D8D"/>
    <w:rsid w:val="00C64AF9"/>
    <w:rsid w:val="00C64FC3"/>
    <w:rsid w:val="00C6522E"/>
    <w:rsid w:val="00C66686"/>
    <w:rsid w:val="00C6782B"/>
    <w:rsid w:val="00C70CEF"/>
    <w:rsid w:val="00C71F01"/>
    <w:rsid w:val="00C72D8F"/>
    <w:rsid w:val="00C735A8"/>
    <w:rsid w:val="00C745C7"/>
    <w:rsid w:val="00C7477B"/>
    <w:rsid w:val="00C7536B"/>
    <w:rsid w:val="00C7583A"/>
    <w:rsid w:val="00C769D3"/>
    <w:rsid w:val="00C7735D"/>
    <w:rsid w:val="00C8076F"/>
    <w:rsid w:val="00C81E6D"/>
    <w:rsid w:val="00C82F0A"/>
    <w:rsid w:val="00C83F5C"/>
    <w:rsid w:val="00C84546"/>
    <w:rsid w:val="00C8530E"/>
    <w:rsid w:val="00C8605D"/>
    <w:rsid w:val="00C861AC"/>
    <w:rsid w:val="00C86C08"/>
    <w:rsid w:val="00C87387"/>
    <w:rsid w:val="00C87E05"/>
    <w:rsid w:val="00C9005C"/>
    <w:rsid w:val="00C9159E"/>
    <w:rsid w:val="00C91E92"/>
    <w:rsid w:val="00C92B89"/>
    <w:rsid w:val="00C93734"/>
    <w:rsid w:val="00C93FA2"/>
    <w:rsid w:val="00C94EAF"/>
    <w:rsid w:val="00C94F16"/>
    <w:rsid w:val="00C95929"/>
    <w:rsid w:val="00C96680"/>
    <w:rsid w:val="00CA030D"/>
    <w:rsid w:val="00CA1528"/>
    <w:rsid w:val="00CA2478"/>
    <w:rsid w:val="00CA2729"/>
    <w:rsid w:val="00CA2818"/>
    <w:rsid w:val="00CA2B0F"/>
    <w:rsid w:val="00CA37DC"/>
    <w:rsid w:val="00CA6182"/>
    <w:rsid w:val="00CA64F8"/>
    <w:rsid w:val="00CA72F6"/>
    <w:rsid w:val="00CA7E2A"/>
    <w:rsid w:val="00CB162F"/>
    <w:rsid w:val="00CB2D9C"/>
    <w:rsid w:val="00CB3546"/>
    <w:rsid w:val="00CB3841"/>
    <w:rsid w:val="00CB3E60"/>
    <w:rsid w:val="00CB3EB6"/>
    <w:rsid w:val="00CB48DE"/>
    <w:rsid w:val="00CB535F"/>
    <w:rsid w:val="00CB53F4"/>
    <w:rsid w:val="00CB547F"/>
    <w:rsid w:val="00CB631F"/>
    <w:rsid w:val="00CB6A9D"/>
    <w:rsid w:val="00CB6F5B"/>
    <w:rsid w:val="00CB759F"/>
    <w:rsid w:val="00CC1579"/>
    <w:rsid w:val="00CC160E"/>
    <w:rsid w:val="00CC2574"/>
    <w:rsid w:val="00CC2648"/>
    <w:rsid w:val="00CC437C"/>
    <w:rsid w:val="00CC49AC"/>
    <w:rsid w:val="00CC4ED2"/>
    <w:rsid w:val="00CC5E7C"/>
    <w:rsid w:val="00CC6D0B"/>
    <w:rsid w:val="00CC7877"/>
    <w:rsid w:val="00CC7CBF"/>
    <w:rsid w:val="00CC7F1F"/>
    <w:rsid w:val="00CD0BDC"/>
    <w:rsid w:val="00CD2DE8"/>
    <w:rsid w:val="00CD3FF0"/>
    <w:rsid w:val="00CD5180"/>
    <w:rsid w:val="00CD52EC"/>
    <w:rsid w:val="00CD60E9"/>
    <w:rsid w:val="00CD66FD"/>
    <w:rsid w:val="00CD6EAB"/>
    <w:rsid w:val="00CE0995"/>
    <w:rsid w:val="00CE1C9E"/>
    <w:rsid w:val="00CE1D2A"/>
    <w:rsid w:val="00CE4A06"/>
    <w:rsid w:val="00CE506B"/>
    <w:rsid w:val="00CE67B3"/>
    <w:rsid w:val="00CE7745"/>
    <w:rsid w:val="00CF1873"/>
    <w:rsid w:val="00CF19BA"/>
    <w:rsid w:val="00CF3A64"/>
    <w:rsid w:val="00CF51E2"/>
    <w:rsid w:val="00CF62F3"/>
    <w:rsid w:val="00CF7204"/>
    <w:rsid w:val="00CF7CED"/>
    <w:rsid w:val="00D002B5"/>
    <w:rsid w:val="00D0035F"/>
    <w:rsid w:val="00D00DD2"/>
    <w:rsid w:val="00D0265A"/>
    <w:rsid w:val="00D04262"/>
    <w:rsid w:val="00D04914"/>
    <w:rsid w:val="00D0546E"/>
    <w:rsid w:val="00D05C3E"/>
    <w:rsid w:val="00D06034"/>
    <w:rsid w:val="00D06185"/>
    <w:rsid w:val="00D068D5"/>
    <w:rsid w:val="00D071D6"/>
    <w:rsid w:val="00D077F4"/>
    <w:rsid w:val="00D107F1"/>
    <w:rsid w:val="00D111E0"/>
    <w:rsid w:val="00D116CB"/>
    <w:rsid w:val="00D11AD2"/>
    <w:rsid w:val="00D11C30"/>
    <w:rsid w:val="00D138FE"/>
    <w:rsid w:val="00D14D9F"/>
    <w:rsid w:val="00D16B7B"/>
    <w:rsid w:val="00D17E84"/>
    <w:rsid w:val="00D20876"/>
    <w:rsid w:val="00D21055"/>
    <w:rsid w:val="00D21317"/>
    <w:rsid w:val="00D22195"/>
    <w:rsid w:val="00D2515E"/>
    <w:rsid w:val="00D25540"/>
    <w:rsid w:val="00D260DE"/>
    <w:rsid w:val="00D27A99"/>
    <w:rsid w:val="00D31A7B"/>
    <w:rsid w:val="00D31F34"/>
    <w:rsid w:val="00D32700"/>
    <w:rsid w:val="00D330C5"/>
    <w:rsid w:val="00D33164"/>
    <w:rsid w:val="00D33531"/>
    <w:rsid w:val="00D34640"/>
    <w:rsid w:val="00D3481A"/>
    <w:rsid w:val="00D357D9"/>
    <w:rsid w:val="00D35C17"/>
    <w:rsid w:val="00D36301"/>
    <w:rsid w:val="00D36B7E"/>
    <w:rsid w:val="00D371B4"/>
    <w:rsid w:val="00D37E9B"/>
    <w:rsid w:val="00D407A2"/>
    <w:rsid w:val="00D4182E"/>
    <w:rsid w:val="00D42613"/>
    <w:rsid w:val="00D43243"/>
    <w:rsid w:val="00D43397"/>
    <w:rsid w:val="00D44347"/>
    <w:rsid w:val="00D44D45"/>
    <w:rsid w:val="00D474C6"/>
    <w:rsid w:val="00D50F78"/>
    <w:rsid w:val="00D53A86"/>
    <w:rsid w:val="00D55EAC"/>
    <w:rsid w:val="00D61147"/>
    <w:rsid w:val="00D61336"/>
    <w:rsid w:val="00D617EE"/>
    <w:rsid w:val="00D621BC"/>
    <w:rsid w:val="00D62B2E"/>
    <w:rsid w:val="00D65EC5"/>
    <w:rsid w:val="00D65F9B"/>
    <w:rsid w:val="00D66F96"/>
    <w:rsid w:val="00D676EC"/>
    <w:rsid w:val="00D67A67"/>
    <w:rsid w:val="00D7006B"/>
    <w:rsid w:val="00D70970"/>
    <w:rsid w:val="00D710AA"/>
    <w:rsid w:val="00D71174"/>
    <w:rsid w:val="00D71AD0"/>
    <w:rsid w:val="00D73A3B"/>
    <w:rsid w:val="00D7403D"/>
    <w:rsid w:val="00D748E3"/>
    <w:rsid w:val="00D74DCC"/>
    <w:rsid w:val="00D75C98"/>
    <w:rsid w:val="00D75F6A"/>
    <w:rsid w:val="00D762E3"/>
    <w:rsid w:val="00D76AF3"/>
    <w:rsid w:val="00D76BBF"/>
    <w:rsid w:val="00D77D71"/>
    <w:rsid w:val="00D81415"/>
    <w:rsid w:val="00D815C2"/>
    <w:rsid w:val="00D81DA6"/>
    <w:rsid w:val="00D82582"/>
    <w:rsid w:val="00D82F58"/>
    <w:rsid w:val="00D82FC5"/>
    <w:rsid w:val="00D857A1"/>
    <w:rsid w:val="00D8612A"/>
    <w:rsid w:val="00D864CE"/>
    <w:rsid w:val="00D86EF0"/>
    <w:rsid w:val="00D86EF7"/>
    <w:rsid w:val="00D8731E"/>
    <w:rsid w:val="00D8794E"/>
    <w:rsid w:val="00D90E3F"/>
    <w:rsid w:val="00D90E98"/>
    <w:rsid w:val="00D91D99"/>
    <w:rsid w:val="00D9217B"/>
    <w:rsid w:val="00D92D19"/>
    <w:rsid w:val="00D93551"/>
    <w:rsid w:val="00D93749"/>
    <w:rsid w:val="00D93AD4"/>
    <w:rsid w:val="00D947C8"/>
    <w:rsid w:val="00D96FCF"/>
    <w:rsid w:val="00D9728E"/>
    <w:rsid w:val="00D97561"/>
    <w:rsid w:val="00D97654"/>
    <w:rsid w:val="00DA0E7B"/>
    <w:rsid w:val="00DA3B58"/>
    <w:rsid w:val="00DA3B5A"/>
    <w:rsid w:val="00DA46C2"/>
    <w:rsid w:val="00DA57D4"/>
    <w:rsid w:val="00DA5BE2"/>
    <w:rsid w:val="00DA709A"/>
    <w:rsid w:val="00DB01C0"/>
    <w:rsid w:val="00DB034A"/>
    <w:rsid w:val="00DB1026"/>
    <w:rsid w:val="00DB268D"/>
    <w:rsid w:val="00DB3C00"/>
    <w:rsid w:val="00DB528B"/>
    <w:rsid w:val="00DB5F1D"/>
    <w:rsid w:val="00DB5FCE"/>
    <w:rsid w:val="00DB5FD0"/>
    <w:rsid w:val="00DB6897"/>
    <w:rsid w:val="00DB6941"/>
    <w:rsid w:val="00DB6E34"/>
    <w:rsid w:val="00DC0934"/>
    <w:rsid w:val="00DC0C24"/>
    <w:rsid w:val="00DC0F80"/>
    <w:rsid w:val="00DC2094"/>
    <w:rsid w:val="00DC4D6B"/>
    <w:rsid w:val="00DC4F48"/>
    <w:rsid w:val="00DC5ADA"/>
    <w:rsid w:val="00DC647B"/>
    <w:rsid w:val="00DD10DA"/>
    <w:rsid w:val="00DD11F7"/>
    <w:rsid w:val="00DD53DD"/>
    <w:rsid w:val="00DD5582"/>
    <w:rsid w:val="00DD5757"/>
    <w:rsid w:val="00DD6398"/>
    <w:rsid w:val="00DD7221"/>
    <w:rsid w:val="00DD7E10"/>
    <w:rsid w:val="00DD7F84"/>
    <w:rsid w:val="00DE05D7"/>
    <w:rsid w:val="00DE0D8A"/>
    <w:rsid w:val="00DE1E6F"/>
    <w:rsid w:val="00DE6B79"/>
    <w:rsid w:val="00DF0094"/>
    <w:rsid w:val="00DF2A3D"/>
    <w:rsid w:val="00DF3275"/>
    <w:rsid w:val="00DF451E"/>
    <w:rsid w:val="00DF556D"/>
    <w:rsid w:val="00DF6860"/>
    <w:rsid w:val="00DF6C65"/>
    <w:rsid w:val="00DF7457"/>
    <w:rsid w:val="00E00B97"/>
    <w:rsid w:val="00E00E2E"/>
    <w:rsid w:val="00E012BC"/>
    <w:rsid w:val="00E01A74"/>
    <w:rsid w:val="00E02281"/>
    <w:rsid w:val="00E028FF"/>
    <w:rsid w:val="00E02ACF"/>
    <w:rsid w:val="00E02C8B"/>
    <w:rsid w:val="00E035E5"/>
    <w:rsid w:val="00E039E2"/>
    <w:rsid w:val="00E05AD5"/>
    <w:rsid w:val="00E0721A"/>
    <w:rsid w:val="00E07894"/>
    <w:rsid w:val="00E105C5"/>
    <w:rsid w:val="00E11A7E"/>
    <w:rsid w:val="00E12A7F"/>
    <w:rsid w:val="00E1302F"/>
    <w:rsid w:val="00E14440"/>
    <w:rsid w:val="00E1548A"/>
    <w:rsid w:val="00E17247"/>
    <w:rsid w:val="00E17628"/>
    <w:rsid w:val="00E17B1F"/>
    <w:rsid w:val="00E201A7"/>
    <w:rsid w:val="00E20224"/>
    <w:rsid w:val="00E2086D"/>
    <w:rsid w:val="00E21118"/>
    <w:rsid w:val="00E21732"/>
    <w:rsid w:val="00E22C3E"/>
    <w:rsid w:val="00E256A4"/>
    <w:rsid w:val="00E269A8"/>
    <w:rsid w:val="00E273FB"/>
    <w:rsid w:val="00E30D59"/>
    <w:rsid w:val="00E32146"/>
    <w:rsid w:val="00E325D7"/>
    <w:rsid w:val="00E32BC3"/>
    <w:rsid w:val="00E34DEB"/>
    <w:rsid w:val="00E36899"/>
    <w:rsid w:val="00E36D7B"/>
    <w:rsid w:val="00E4296D"/>
    <w:rsid w:val="00E42AC6"/>
    <w:rsid w:val="00E42C53"/>
    <w:rsid w:val="00E42C89"/>
    <w:rsid w:val="00E436D8"/>
    <w:rsid w:val="00E448A8"/>
    <w:rsid w:val="00E4498B"/>
    <w:rsid w:val="00E459E7"/>
    <w:rsid w:val="00E45C6E"/>
    <w:rsid w:val="00E4779C"/>
    <w:rsid w:val="00E515B1"/>
    <w:rsid w:val="00E519A0"/>
    <w:rsid w:val="00E51E15"/>
    <w:rsid w:val="00E557AC"/>
    <w:rsid w:val="00E56AF8"/>
    <w:rsid w:val="00E56D3C"/>
    <w:rsid w:val="00E57062"/>
    <w:rsid w:val="00E60620"/>
    <w:rsid w:val="00E61E02"/>
    <w:rsid w:val="00E638D8"/>
    <w:rsid w:val="00E649E2"/>
    <w:rsid w:val="00E64FDF"/>
    <w:rsid w:val="00E65E39"/>
    <w:rsid w:val="00E661B1"/>
    <w:rsid w:val="00E678D6"/>
    <w:rsid w:val="00E7042E"/>
    <w:rsid w:val="00E7172F"/>
    <w:rsid w:val="00E718D6"/>
    <w:rsid w:val="00E721DF"/>
    <w:rsid w:val="00E72895"/>
    <w:rsid w:val="00E72C32"/>
    <w:rsid w:val="00E73BF2"/>
    <w:rsid w:val="00E764C1"/>
    <w:rsid w:val="00E76C6A"/>
    <w:rsid w:val="00E76D48"/>
    <w:rsid w:val="00E77124"/>
    <w:rsid w:val="00E8005F"/>
    <w:rsid w:val="00E804E9"/>
    <w:rsid w:val="00E80EB6"/>
    <w:rsid w:val="00E813FF"/>
    <w:rsid w:val="00E815FC"/>
    <w:rsid w:val="00E840E1"/>
    <w:rsid w:val="00E844A1"/>
    <w:rsid w:val="00E850F5"/>
    <w:rsid w:val="00E855FE"/>
    <w:rsid w:val="00E86A41"/>
    <w:rsid w:val="00E8751C"/>
    <w:rsid w:val="00E92972"/>
    <w:rsid w:val="00E9373B"/>
    <w:rsid w:val="00E9429F"/>
    <w:rsid w:val="00E955CD"/>
    <w:rsid w:val="00EA0EFD"/>
    <w:rsid w:val="00EA1CCC"/>
    <w:rsid w:val="00EA3303"/>
    <w:rsid w:val="00EA36EE"/>
    <w:rsid w:val="00EA4972"/>
    <w:rsid w:val="00EA4C15"/>
    <w:rsid w:val="00EA539B"/>
    <w:rsid w:val="00EA7BCE"/>
    <w:rsid w:val="00EB0065"/>
    <w:rsid w:val="00EB105F"/>
    <w:rsid w:val="00EB179A"/>
    <w:rsid w:val="00EB3526"/>
    <w:rsid w:val="00EB3A56"/>
    <w:rsid w:val="00EB3C2D"/>
    <w:rsid w:val="00EB459B"/>
    <w:rsid w:val="00EB5337"/>
    <w:rsid w:val="00EB5349"/>
    <w:rsid w:val="00EB5852"/>
    <w:rsid w:val="00EB5CCA"/>
    <w:rsid w:val="00EB63A0"/>
    <w:rsid w:val="00EB72C0"/>
    <w:rsid w:val="00EB7D68"/>
    <w:rsid w:val="00EC1DFD"/>
    <w:rsid w:val="00EC236B"/>
    <w:rsid w:val="00EC25C3"/>
    <w:rsid w:val="00EC2632"/>
    <w:rsid w:val="00EC2911"/>
    <w:rsid w:val="00EC33D8"/>
    <w:rsid w:val="00EC5DD2"/>
    <w:rsid w:val="00EC6207"/>
    <w:rsid w:val="00EC6A94"/>
    <w:rsid w:val="00EC6FF0"/>
    <w:rsid w:val="00EC7293"/>
    <w:rsid w:val="00EC7A90"/>
    <w:rsid w:val="00EC7B9A"/>
    <w:rsid w:val="00ED0B04"/>
    <w:rsid w:val="00ED11A0"/>
    <w:rsid w:val="00ED2BC1"/>
    <w:rsid w:val="00ED481A"/>
    <w:rsid w:val="00ED590F"/>
    <w:rsid w:val="00ED7495"/>
    <w:rsid w:val="00ED79A1"/>
    <w:rsid w:val="00ED79E8"/>
    <w:rsid w:val="00ED7AD9"/>
    <w:rsid w:val="00EE0179"/>
    <w:rsid w:val="00EE074C"/>
    <w:rsid w:val="00EE0DA7"/>
    <w:rsid w:val="00EE1F60"/>
    <w:rsid w:val="00EE4994"/>
    <w:rsid w:val="00EE4C56"/>
    <w:rsid w:val="00EE4EE3"/>
    <w:rsid w:val="00EE5CC5"/>
    <w:rsid w:val="00EE5E82"/>
    <w:rsid w:val="00EE6892"/>
    <w:rsid w:val="00EF0A51"/>
    <w:rsid w:val="00EF39D5"/>
    <w:rsid w:val="00EF407D"/>
    <w:rsid w:val="00EF4DA3"/>
    <w:rsid w:val="00EF51D8"/>
    <w:rsid w:val="00EF569A"/>
    <w:rsid w:val="00EF5DB4"/>
    <w:rsid w:val="00EF7231"/>
    <w:rsid w:val="00F00534"/>
    <w:rsid w:val="00F008E2"/>
    <w:rsid w:val="00F033E0"/>
    <w:rsid w:val="00F037D8"/>
    <w:rsid w:val="00F03830"/>
    <w:rsid w:val="00F03BC2"/>
    <w:rsid w:val="00F045FD"/>
    <w:rsid w:val="00F05749"/>
    <w:rsid w:val="00F05979"/>
    <w:rsid w:val="00F05F34"/>
    <w:rsid w:val="00F06597"/>
    <w:rsid w:val="00F069F0"/>
    <w:rsid w:val="00F06B6F"/>
    <w:rsid w:val="00F06E92"/>
    <w:rsid w:val="00F06FB5"/>
    <w:rsid w:val="00F113FB"/>
    <w:rsid w:val="00F1177A"/>
    <w:rsid w:val="00F13E52"/>
    <w:rsid w:val="00F148C7"/>
    <w:rsid w:val="00F14C4C"/>
    <w:rsid w:val="00F14D2E"/>
    <w:rsid w:val="00F1533E"/>
    <w:rsid w:val="00F164C6"/>
    <w:rsid w:val="00F16E9B"/>
    <w:rsid w:val="00F17E16"/>
    <w:rsid w:val="00F20CEA"/>
    <w:rsid w:val="00F24205"/>
    <w:rsid w:val="00F24518"/>
    <w:rsid w:val="00F25998"/>
    <w:rsid w:val="00F27A96"/>
    <w:rsid w:val="00F27FDF"/>
    <w:rsid w:val="00F3090F"/>
    <w:rsid w:val="00F32401"/>
    <w:rsid w:val="00F331A3"/>
    <w:rsid w:val="00F348C8"/>
    <w:rsid w:val="00F34E5B"/>
    <w:rsid w:val="00F3547A"/>
    <w:rsid w:val="00F35625"/>
    <w:rsid w:val="00F36436"/>
    <w:rsid w:val="00F37321"/>
    <w:rsid w:val="00F376E8"/>
    <w:rsid w:val="00F37FE4"/>
    <w:rsid w:val="00F403AF"/>
    <w:rsid w:val="00F406EA"/>
    <w:rsid w:val="00F40D74"/>
    <w:rsid w:val="00F420E6"/>
    <w:rsid w:val="00F4467B"/>
    <w:rsid w:val="00F456D3"/>
    <w:rsid w:val="00F46AF6"/>
    <w:rsid w:val="00F474FA"/>
    <w:rsid w:val="00F477A0"/>
    <w:rsid w:val="00F47971"/>
    <w:rsid w:val="00F47F22"/>
    <w:rsid w:val="00F508C9"/>
    <w:rsid w:val="00F51499"/>
    <w:rsid w:val="00F52D19"/>
    <w:rsid w:val="00F53204"/>
    <w:rsid w:val="00F5333A"/>
    <w:rsid w:val="00F539EA"/>
    <w:rsid w:val="00F56F6B"/>
    <w:rsid w:val="00F578DE"/>
    <w:rsid w:val="00F61670"/>
    <w:rsid w:val="00F61B2B"/>
    <w:rsid w:val="00F62C68"/>
    <w:rsid w:val="00F6303B"/>
    <w:rsid w:val="00F6319B"/>
    <w:rsid w:val="00F64E36"/>
    <w:rsid w:val="00F65610"/>
    <w:rsid w:val="00F65B2E"/>
    <w:rsid w:val="00F65EA6"/>
    <w:rsid w:val="00F66088"/>
    <w:rsid w:val="00F67BCE"/>
    <w:rsid w:val="00F67CF3"/>
    <w:rsid w:val="00F71FEE"/>
    <w:rsid w:val="00F72706"/>
    <w:rsid w:val="00F72843"/>
    <w:rsid w:val="00F72E72"/>
    <w:rsid w:val="00F72F6B"/>
    <w:rsid w:val="00F74915"/>
    <w:rsid w:val="00F77907"/>
    <w:rsid w:val="00F803BA"/>
    <w:rsid w:val="00F82287"/>
    <w:rsid w:val="00F86AF6"/>
    <w:rsid w:val="00F90903"/>
    <w:rsid w:val="00F90DAC"/>
    <w:rsid w:val="00F90F0F"/>
    <w:rsid w:val="00F91183"/>
    <w:rsid w:val="00F91E19"/>
    <w:rsid w:val="00F92A68"/>
    <w:rsid w:val="00F93019"/>
    <w:rsid w:val="00F9336B"/>
    <w:rsid w:val="00F93EEA"/>
    <w:rsid w:val="00F9472E"/>
    <w:rsid w:val="00F94C65"/>
    <w:rsid w:val="00F9538B"/>
    <w:rsid w:val="00F97335"/>
    <w:rsid w:val="00F97812"/>
    <w:rsid w:val="00FA090A"/>
    <w:rsid w:val="00FA2B9E"/>
    <w:rsid w:val="00FA2D5C"/>
    <w:rsid w:val="00FA51AC"/>
    <w:rsid w:val="00FA5B33"/>
    <w:rsid w:val="00FA6AC9"/>
    <w:rsid w:val="00FA6C38"/>
    <w:rsid w:val="00FA7A4E"/>
    <w:rsid w:val="00FA7C71"/>
    <w:rsid w:val="00FB1294"/>
    <w:rsid w:val="00FB31AC"/>
    <w:rsid w:val="00FB4902"/>
    <w:rsid w:val="00FB5F36"/>
    <w:rsid w:val="00FB664B"/>
    <w:rsid w:val="00FB7C82"/>
    <w:rsid w:val="00FC030D"/>
    <w:rsid w:val="00FC2654"/>
    <w:rsid w:val="00FC285F"/>
    <w:rsid w:val="00FC29D3"/>
    <w:rsid w:val="00FC32FF"/>
    <w:rsid w:val="00FC37CA"/>
    <w:rsid w:val="00FC473C"/>
    <w:rsid w:val="00FC548B"/>
    <w:rsid w:val="00FC6AF4"/>
    <w:rsid w:val="00FC7B26"/>
    <w:rsid w:val="00FD3949"/>
    <w:rsid w:val="00FD3EE4"/>
    <w:rsid w:val="00FD4880"/>
    <w:rsid w:val="00FD583C"/>
    <w:rsid w:val="00FD6A86"/>
    <w:rsid w:val="00FD7904"/>
    <w:rsid w:val="00FD7EBA"/>
    <w:rsid w:val="00FD7ED8"/>
    <w:rsid w:val="00FE030F"/>
    <w:rsid w:val="00FE1B24"/>
    <w:rsid w:val="00FE22DB"/>
    <w:rsid w:val="00FE2DC2"/>
    <w:rsid w:val="00FE2FCE"/>
    <w:rsid w:val="00FE3E30"/>
    <w:rsid w:val="00FE40C6"/>
    <w:rsid w:val="00FE421A"/>
    <w:rsid w:val="00FE4902"/>
    <w:rsid w:val="00FE4B37"/>
    <w:rsid w:val="00FE501F"/>
    <w:rsid w:val="00FF1019"/>
    <w:rsid w:val="00FF122C"/>
    <w:rsid w:val="00FF2AE4"/>
    <w:rsid w:val="00FF2D49"/>
    <w:rsid w:val="00FF305D"/>
    <w:rsid w:val="00FF34D1"/>
    <w:rsid w:val="00FF3DCD"/>
    <w:rsid w:val="00FF5AD1"/>
    <w:rsid w:val="00FF5B96"/>
    <w:rsid w:val="00FF64B1"/>
    <w:rsid w:val="014EFAD1"/>
    <w:rsid w:val="038A28E6"/>
    <w:rsid w:val="076A4750"/>
    <w:rsid w:val="0E1C6A40"/>
    <w:rsid w:val="19D0FFE9"/>
    <w:rsid w:val="1E91C5BF"/>
    <w:rsid w:val="24313C82"/>
    <w:rsid w:val="294E6CAB"/>
    <w:rsid w:val="30A2F7D7"/>
    <w:rsid w:val="34760E0B"/>
    <w:rsid w:val="34ABC261"/>
    <w:rsid w:val="38DAEF54"/>
    <w:rsid w:val="38F9044C"/>
    <w:rsid w:val="38FBDC5F"/>
    <w:rsid w:val="40A7D3D4"/>
    <w:rsid w:val="472030D3"/>
    <w:rsid w:val="4DF5BA9C"/>
    <w:rsid w:val="4EA64214"/>
    <w:rsid w:val="51AC5CC1"/>
    <w:rsid w:val="51E4D342"/>
    <w:rsid w:val="5659F39F"/>
    <w:rsid w:val="58277153"/>
    <w:rsid w:val="587BAADB"/>
    <w:rsid w:val="63F665E4"/>
    <w:rsid w:val="65FC83CE"/>
    <w:rsid w:val="6EA64620"/>
    <w:rsid w:val="71CD0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102B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1,Level 1 Topic Heading,1 ghost,g,H1,Corio Heading 1,Topic Heading 1,Section Heading,Topic Heading 1 Char,Section Heading Char,H1 Char Char,Part,Titolo paragrafo,style1,??? 1,chaptertext,Proposal Chapter Heading,Perot,1,II+,I,L"/>
    <w:basedOn w:val="Normal"/>
    <w:next w:val="Normal"/>
    <w:link w:val="Heading1Char"/>
    <w:uiPriority w:val="9"/>
    <w:qFormat/>
    <w:rsid w:val="00EA1CCC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Level 2 Topic Heading,H2,Level 4 Topic Heading,heading 2,Heading 2 Hidden,Xpedior2,Chapter,1.Seite,sl2,Second-Level Headings,Corio Heading 2,2,Level 2,Chapter Title,Topic Heading,A2,Reset numbering,Body Text (Reset numbering),style2,見出し 2"/>
    <w:basedOn w:val="Normal"/>
    <w:next w:val="Normal"/>
    <w:link w:val="Heading2Char"/>
    <w:uiPriority w:val="9"/>
    <w:unhideWhenUsed/>
    <w:qFormat/>
    <w:rsid w:val="00F14C4C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Level 3 Topic Heading,H3,Level 5 Topic Heading,H31,Corio Heading 3,Section,sh3,op,op1,3 bullet,b,2nd Level Head,見出し 3,??? 3,style 3h3,L3,dd heading 3,dh3,3,sub-sub,APAC-3-Heading,Head 3,Level 1 - 1,h31,h32,Para3,HeadSmall,Function header 3"/>
    <w:basedOn w:val="Normal"/>
    <w:next w:val="Normal"/>
    <w:link w:val="Heading3Char"/>
    <w:uiPriority w:val="9"/>
    <w:unhideWhenUsed/>
    <w:qFormat/>
    <w:rsid w:val="00DB01C0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liases w:val="Título especial,T,T?tulo especial,Título especial1,T1,T?tulo especial1,Título especial2,T2,T?tulo especial2,Título especial3,T3,T?tulo especial3,Título especial4,T4,T?tulo especial4,Título especial11,T11,T?tulo especial11,Título especial21,T21"/>
    <w:basedOn w:val="Normal"/>
    <w:next w:val="Normal"/>
    <w:link w:val="Heading4Char"/>
    <w:unhideWhenUsed/>
    <w:qFormat/>
    <w:rsid w:val="003132B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aliases w:val="Block Label,Heading 5 - IPR,Level 3 - i,h5,5,Level 3 - i Char,5 Char"/>
    <w:basedOn w:val="Normal"/>
    <w:next w:val="Normal"/>
    <w:link w:val="Heading5Char"/>
    <w:unhideWhenUsed/>
    <w:qFormat/>
    <w:rsid w:val="0026583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F72843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F72843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aliases w:val="Corio Appendix"/>
    <w:basedOn w:val="Normal"/>
    <w:next w:val="Normal"/>
    <w:link w:val="Heading8Char"/>
    <w:unhideWhenUsed/>
    <w:qFormat/>
    <w:rsid w:val="00F72843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F72843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EA1C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rsid w:val="00EA1C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CC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A1CC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1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CCC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h1 Char,Level 1 Topic Heading Char,1 ghost Char,g Char,H1 Char,Corio Heading 1 Char,Topic Heading 1 Char1,Section Heading Char1,Topic Heading 1 Char Char,Section Heading Char Char,H1 Char Char Char,Part Char,Titolo paragrafo Char,1 Char"/>
    <w:basedOn w:val="DefaultParagraphFont"/>
    <w:link w:val="Heading1"/>
    <w:uiPriority w:val="9"/>
    <w:rsid w:val="00EA1C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,Level 2 Topic Heading Char,H2 Char,Level 4 Topic Heading Char,heading 2 Char,Heading 2 Hidden Char,Xpedior2 Char,Chapter Char,1.Seite Char,sl2 Char,Second-Level Headings Char,Corio Heading 2 Char,2 Char,Level 2 Char,A2 Char"/>
    <w:basedOn w:val="DefaultParagraphFont"/>
    <w:link w:val="Heading2"/>
    <w:uiPriority w:val="9"/>
    <w:rsid w:val="00F14C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119A1"/>
    <w:pPr>
      <w:numPr>
        <w:numId w:val="2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19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19A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19A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7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A4A"/>
  </w:style>
  <w:style w:type="paragraph" w:styleId="Footer">
    <w:name w:val="footer"/>
    <w:basedOn w:val="Normal"/>
    <w:link w:val="FooterChar"/>
    <w:uiPriority w:val="99"/>
    <w:unhideWhenUsed/>
    <w:rsid w:val="00B37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A4A"/>
  </w:style>
  <w:style w:type="character" w:customStyle="1" w:styleId="Heading3Char">
    <w:name w:val="Heading 3 Char"/>
    <w:aliases w:val="h3 Char,Level 3 Topic Heading Char,H3 Char,Level 5 Topic Heading Char,H31 Char,Corio Heading 3 Char,Section Char,sh3 Char,op Char,op1 Char,3 bullet Char,b Char,2nd Level Head Char,見出し 3 Char,??? 3 Char,style 3h3 Char,L3 Char,dh3 Char"/>
    <w:basedOn w:val="DefaultParagraphFont"/>
    <w:link w:val="Heading3"/>
    <w:uiPriority w:val="9"/>
    <w:rsid w:val="00DB01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840E1"/>
    <w:pPr>
      <w:spacing w:after="100"/>
      <w:ind w:left="440"/>
    </w:pPr>
  </w:style>
  <w:style w:type="table" w:styleId="TableGrid">
    <w:name w:val="Table Grid"/>
    <w:basedOn w:val="TableNormal"/>
    <w:uiPriority w:val="59"/>
    <w:rsid w:val="006044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qFormat/>
    <w:rsid w:val="006A25D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37BC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7BC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7BC1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349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49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493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56D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56D1"/>
    <w:rPr>
      <w:b/>
      <w:bCs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0265A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D0265A"/>
  </w:style>
  <w:style w:type="table" w:customStyle="1" w:styleId="GridTable4-Accent11">
    <w:name w:val="Grid Table 4 - Accent 11"/>
    <w:basedOn w:val="TableNormal"/>
    <w:uiPriority w:val="49"/>
    <w:rsid w:val="00015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4Char">
    <w:name w:val="Heading 4 Char"/>
    <w:aliases w:val="Título especial Char,T Char,T?tulo especial Char,Título especial1 Char,T1 Char,T?tulo especial1 Char,Título especial2 Char,T2 Char,T?tulo especial2 Char,Título especial3 Char,T3 Char,T?tulo especial3 Char,Título especial4 Char,T4 Char"/>
    <w:basedOn w:val="DefaultParagraphFont"/>
    <w:link w:val="Heading4"/>
    <w:rsid w:val="003132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Default">
    <w:name w:val="Default"/>
    <w:rsid w:val="00AC10E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GB"/>
    </w:rPr>
  </w:style>
  <w:style w:type="paragraph" w:styleId="Revision">
    <w:name w:val="Revision"/>
    <w:hidden/>
    <w:uiPriority w:val="99"/>
    <w:semiHidden/>
    <w:rsid w:val="00026D1B"/>
    <w:pPr>
      <w:spacing w:after="0" w:line="240" w:lineRule="auto"/>
    </w:pPr>
  </w:style>
  <w:style w:type="character" w:customStyle="1" w:styleId="bold">
    <w:name w:val="bold"/>
    <w:basedOn w:val="DefaultParagraphFont"/>
    <w:rsid w:val="007B54DA"/>
  </w:style>
  <w:style w:type="character" w:customStyle="1" w:styleId="Heading5Char">
    <w:name w:val="Heading 5 Char"/>
    <w:aliases w:val="Block Label Char,Heading 5 - IPR Char,Level 3 - i Char1,h5 Char,5 Char1,Level 3 - i Char Char,5 Char Char"/>
    <w:basedOn w:val="DefaultParagraphFont"/>
    <w:link w:val="Heading5"/>
    <w:rsid w:val="00265832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AHeading">
    <w:name w:val="toa heading"/>
    <w:basedOn w:val="Normal"/>
    <w:next w:val="Normal"/>
    <w:unhideWhenUsed/>
    <w:rsid w:val="0023767B"/>
    <w:pPr>
      <w:spacing w:before="360" w:after="240" w:line="288" w:lineRule="auto"/>
      <w:jc w:val="both"/>
    </w:pPr>
    <w:rPr>
      <w:rFonts w:ascii="Arial" w:eastAsia="Times New Roman" w:hAnsi="Arial" w:cs="Tahoma"/>
      <w:b/>
      <w:bCs/>
      <w:sz w:val="28"/>
      <w:szCs w:val="24"/>
    </w:rPr>
  </w:style>
  <w:style w:type="paragraph" w:customStyle="1" w:styleId="Paragraph">
    <w:name w:val="Paragraph"/>
    <w:basedOn w:val="Normal"/>
    <w:rsid w:val="0023767B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60" w:after="0" w:line="288" w:lineRule="auto"/>
      <w:ind w:left="567"/>
      <w:jc w:val="both"/>
    </w:pPr>
    <w:rPr>
      <w:rFonts w:ascii="Arial" w:eastAsia="Times New Roman" w:hAnsi="Arial" w:cs="Times New Roman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F72843"/>
    <w:pPr>
      <w:spacing w:before="120" w:after="120" w:line="360" w:lineRule="auto"/>
      <w:jc w:val="both"/>
    </w:pPr>
    <w:rPr>
      <w:rFonts w:ascii="Calibri" w:eastAsia="Calibri" w:hAnsi="Calibri" w:cs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F72843"/>
    <w:rPr>
      <w:rFonts w:ascii="Calibri" w:eastAsia="Calibri" w:hAnsi="Calibri" w:cs="Times New Roman"/>
      <w:sz w:val="24"/>
    </w:rPr>
  </w:style>
  <w:style w:type="character" w:customStyle="1" w:styleId="Heading6Char">
    <w:name w:val="Heading 6 Char"/>
    <w:basedOn w:val="DefaultParagraphFont"/>
    <w:link w:val="Heading6"/>
    <w:rsid w:val="00F72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F72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aliases w:val="Corio Appendix Char"/>
    <w:basedOn w:val="DefaultParagraphFont"/>
    <w:link w:val="Heading8"/>
    <w:rsid w:val="00F728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F7284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63224E"/>
    <w:rPr>
      <w:color w:val="800080" w:themeColor="followedHyperlink"/>
      <w:u w:val="single"/>
    </w:rPr>
  </w:style>
  <w:style w:type="character" w:customStyle="1" w:styleId="ListParagraphChar">
    <w:name w:val="List Paragraph Char"/>
    <w:link w:val="ListParagraph"/>
    <w:rsid w:val="002B5F2F"/>
  </w:style>
  <w:style w:type="paragraph" w:styleId="NoSpacing">
    <w:name w:val="No Spacing"/>
    <w:uiPriority w:val="1"/>
    <w:qFormat/>
    <w:rsid w:val="002B5F2F"/>
    <w:pPr>
      <w:spacing w:after="0" w:line="240" w:lineRule="auto"/>
    </w:pPr>
    <w:rPr>
      <w:rFonts w:ascii="Tahoma" w:eastAsia="Times New Roman" w:hAnsi="Tahom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anatics.atlassian.net/wiki/download/attachments/39289178/Fanatics_OMS_SolutionDefinition.doc?version=6&amp;modificationDate=1457642161657&amp;api=v2" TargetMode="External"/><Relationship Id="rId14" Type="http://schemas.openxmlformats.org/officeDocument/2006/relationships/hyperlink" Target="https://fanatics.atlassian.net/wiki/download/attachments/36045148/OMS%20Payment%20Settlement%20Service%20Mapping%20Template.xlsx?version=2&amp;modificationDate=1461007691471&amp;api=v2" TargetMode="External"/><Relationship Id="rId15" Type="http://schemas.openxmlformats.org/officeDocument/2006/relationships/image" Target="media/image2.JPG"/><Relationship Id="rId16" Type="http://schemas.openxmlformats.org/officeDocument/2006/relationships/image" Target="media/image3.tiff"/><Relationship Id="rId17" Type="http://schemas.openxmlformats.org/officeDocument/2006/relationships/image" Target="media/image4.tiff"/><Relationship Id="rId18" Type="http://schemas.openxmlformats.org/officeDocument/2006/relationships/image" Target="media/image5.tiff"/><Relationship Id="rId19" Type="http://schemas.openxmlformats.org/officeDocument/2006/relationships/image" Target="media/image6.tiff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emf"/><Relationship Id="rId55" Type="http://schemas.openxmlformats.org/officeDocument/2006/relationships/package" Target="embeddings/Microsoft_Excel_Worksheet1.xlsx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fontTable" Target="fontTable.xml"/><Relationship Id="rId59" Type="http://schemas.microsoft.com/office/2011/relationships/people" Target="people.xml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20" Type="http://schemas.openxmlformats.org/officeDocument/2006/relationships/image" Target="media/image7.tiff"/><Relationship Id="rId21" Type="http://schemas.openxmlformats.org/officeDocument/2006/relationships/image" Target="media/image8.tiff"/><Relationship Id="rId22" Type="http://schemas.openxmlformats.org/officeDocument/2006/relationships/image" Target="media/image9.tiff"/><Relationship Id="rId23" Type="http://schemas.openxmlformats.org/officeDocument/2006/relationships/image" Target="media/image10.tiff"/><Relationship Id="rId24" Type="http://schemas.openxmlformats.org/officeDocument/2006/relationships/image" Target="media/image11.tiff"/><Relationship Id="rId25" Type="http://schemas.openxmlformats.org/officeDocument/2006/relationships/image" Target="media/image12.tiff"/><Relationship Id="rId26" Type="http://schemas.openxmlformats.org/officeDocument/2006/relationships/image" Target="media/image13.tiff"/><Relationship Id="rId27" Type="http://schemas.openxmlformats.org/officeDocument/2006/relationships/image" Target="media/image14.tiff"/><Relationship Id="rId28" Type="http://schemas.openxmlformats.org/officeDocument/2006/relationships/image" Target="media/image15.tiff"/><Relationship Id="rId29" Type="http://schemas.openxmlformats.org/officeDocument/2006/relationships/image" Target="media/image16.png"/><Relationship Id="rId60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hyperlink" Target="https://fanatics.atlassian.net/wiki/download/attachments/38469851/Fanatics_Triple%20Crown_BRD_Financial_v2.0.docx?version=1&amp;modificationDate=1456257406322&amp;api=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F4C34A11A37B4187D5C06C2B40EC8B" ma:contentTypeVersion="1" ma:contentTypeDescription="Create a new document." ma:contentTypeScope="" ma:versionID="caa5ee5b5d4f4d9c024529fa09521d9b">
  <xsd:schema xmlns:xsd="http://www.w3.org/2001/XMLSchema" xmlns:xs="http://www.w3.org/2001/XMLSchema" xmlns:p="http://schemas.microsoft.com/office/2006/metadata/properties" xmlns:ns3="43be7bfc-f88e-4373-911f-60bc2e594657" targetNamespace="http://schemas.microsoft.com/office/2006/metadata/properties" ma:root="true" ma:fieldsID="a0011ab530f1ebe362cdff941402cad3" ns3:_="">
    <xsd:import namespace="43be7bfc-f88e-4373-911f-60bc2e594657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be7bfc-f88e-4373-911f-60bc2e5946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3be7bfc-f88e-4373-911f-60bc2e594657">
      <UserInfo>
        <DisplayName>Eamon Kearney</DisplayName>
        <AccountId>14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71067E-820A-4873-8ED2-A60CB5B73F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01FA83-E38E-4C63-A704-EE8E5D1EAB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be7bfc-f88e-4373-911f-60bc2e5946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217ABC-4F10-4C5B-8BF2-94465D7D25FE}">
  <ds:schemaRefs>
    <ds:schemaRef ds:uri="http://schemas.microsoft.com/office/2006/metadata/properties"/>
    <ds:schemaRef ds:uri="http://schemas.microsoft.com/office/infopath/2007/PartnerControls"/>
    <ds:schemaRef ds:uri="43be7bfc-f88e-4373-911f-60bc2e594657"/>
  </ds:schemaRefs>
</ds:datastoreItem>
</file>

<file path=customXml/itemProps4.xml><?xml version="1.0" encoding="utf-8"?>
<ds:datastoreItem xmlns:ds="http://schemas.openxmlformats.org/officeDocument/2006/customXml" ds:itemID="{D2A9FE70-8D72-1842-93A7-DB7A59035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60</Pages>
  <Words>2809</Words>
  <Characters>16013</Characters>
  <Application>Microsoft Macintosh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Payment Settlement Detailed Level Design</vt:lpstr>
    </vt:vector>
  </TitlesOfParts>
  <Company/>
  <LinksUpToDate>false</LinksUpToDate>
  <CharactersWithSpaces>18785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Payment Settlement Detailed Level Design</dc:title>
  <dc:subject>Sample DLD</dc:subject>
  <dc:creator>Ananth Balasubramaniam</dc:creator>
  <cp:keywords/>
  <dc:description/>
  <cp:lastModifiedBy>Andrew Groenewold</cp:lastModifiedBy>
  <cp:revision>23</cp:revision>
  <dcterms:created xsi:type="dcterms:W3CDTF">2016-09-14T22:10:00Z</dcterms:created>
  <dcterms:modified xsi:type="dcterms:W3CDTF">2017-01-06T03:22:00Z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0x010100E7F4C34A11A37B4187D5C06C2B40EC8B</vt:lpwstr>
  </property>
</Properties>
</file>