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6945C" w14:textId="77777777" w:rsidR="00372795" w:rsidRPr="00E24AFB" w:rsidRDefault="00372795" w:rsidP="00372795">
      <w:pPr>
        <w:pStyle w:val="Heading"/>
        <w:pBdr>
          <w:bottom w:val="single" w:sz="24" w:space="1" w:color="000000"/>
        </w:pBdr>
        <w:tabs>
          <w:tab w:val="clear" w:pos="567"/>
          <w:tab w:val="left" w:pos="540"/>
        </w:tabs>
        <w:spacing w:before="2080" w:after="60"/>
        <w:ind w:left="540"/>
        <w:rPr>
          <w:rFonts w:ascii="Tahoma" w:hAnsi="Tahoma" w:cs="Tahoma"/>
          <w:caps w:val="0"/>
          <w:sz w:val="48"/>
          <w:lang w:val="en-GB"/>
        </w:rPr>
      </w:pPr>
      <w:bookmarkStart w:id="0" w:name="_Toc167260956"/>
      <w:r w:rsidRPr="00E24AFB">
        <w:rPr>
          <w:rFonts w:ascii="Tahoma" w:hAnsi="Tahoma" w:cs="Tahoma"/>
          <w:caps w:val="0"/>
          <w:sz w:val="48"/>
          <w:lang w:val="en-GB"/>
        </w:rPr>
        <w:t>Fanatics</w:t>
      </w:r>
    </w:p>
    <w:p w14:paraId="07D673ED" w14:textId="77777777" w:rsidR="00372795" w:rsidRPr="00E24AFB" w:rsidRDefault="00372795" w:rsidP="00372795">
      <w:pPr>
        <w:pStyle w:val="Heading"/>
        <w:tabs>
          <w:tab w:val="left" w:pos="540"/>
        </w:tabs>
        <w:spacing w:before="0"/>
        <w:ind w:left="540"/>
        <w:rPr>
          <w:rFonts w:ascii="Tahoma" w:hAnsi="Tahoma" w:cs="Tahoma"/>
          <w:bCs/>
          <w:i/>
          <w:iCs/>
          <w:caps w:val="0"/>
          <w:sz w:val="40"/>
        </w:rPr>
      </w:pPr>
      <w:r w:rsidRPr="00E24AFB">
        <w:rPr>
          <w:rFonts w:ascii="Tahoma" w:hAnsi="Tahoma" w:cs="Tahoma"/>
          <w:bCs/>
          <w:i/>
          <w:iCs/>
          <w:caps w:val="0"/>
          <w:sz w:val="40"/>
        </w:rPr>
        <w:t>Design Document</w:t>
      </w:r>
    </w:p>
    <w:p w14:paraId="492A1128" w14:textId="77777777" w:rsidR="00372795" w:rsidRPr="00E24AFB" w:rsidRDefault="00372795" w:rsidP="00372795">
      <w:pPr>
        <w:pStyle w:val="Heading"/>
        <w:tabs>
          <w:tab w:val="left" w:pos="540"/>
        </w:tabs>
        <w:spacing w:before="0"/>
        <w:ind w:left="540"/>
        <w:rPr>
          <w:rFonts w:ascii="Tahoma" w:hAnsi="Tahoma" w:cs="Tahoma"/>
          <w:bCs/>
          <w:i/>
          <w:iCs/>
          <w:caps w:val="0"/>
          <w:sz w:val="40"/>
          <w:lang w:val="en-GB"/>
        </w:rPr>
      </w:pPr>
    </w:p>
    <w:p w14:paraId="6DE0FF00" w14:textId="4AF2079D" w:rsidR="00372795" w:rsidRPr="00E24AFB" w:rsidRDefault="00EA70CF" w:rsidP="00372795">
      <w:pPr>
        <w:pStyle w:val="Heading"/>
        <w:tabs>
          <w:tab w:val="left" w:pos="540"/>
        </w:tabs>
        <w:spacing w:before="0"/>
        <w:ind w:left="540"/>
        <w:rPr>
          <w:rFonts w:ascii="Tahoma" w:hAnsi="Tahoma" w:cs="Tahoma"/>
          <w:bCs/>
          <w:i/>
          <w:iCs/>
          <w:caps w:val="0"/>
          <w:sz w:val="32"/>
          <w:lang w:val="en-GB"/>
        </w:rPr>
      </w:pPr>
      <w:r w:rsidRPr="00E24AFB">
        <w:rPr>
          <w:rFonts w:ascii="Tahoma" w:hAnsi="Tahoma" w:cs="Tahoma"/>
          <w:bCs/>
          <w:i/>
          <w:iCs/>
          <w:caps w:val="0"/>
          <w:sz w:val="40"/>
        </w:rPr>
        <w:t>Payment Processing</w:t>
      </w:r>
      <w:r w:rsidR="00315296" w:rsidRPr="00E24AFB">
        <w:rPr>
          <w:rFonts w:ascii="Tahoma" w:hAnsi="Tahoma" w:cs="Tahoma"/>
          <w:bCs/>
          <w:i/>
          <w:iCs/>
          <w:caps w:val="0"/>
          <w:sz w:val="40"/>
        </w:rPr>
        <w:t xml:space="preserve"> - Settlement</w:t>
      </w:r>
    </w:p>
    <w:p w14:paraId="6BA38A2D" w14:textId="77777777" w:rsidR="00372795" w:rsidRPr="00E24AFB" w:rsidRDefault="00372795" w:rsidP="00372795">
      <w:pPr>
        <w:pStyle w:val="Paragraph"/>
        <w:tabs>
          <w:tab w:val="left" w:pos="540"/>
        </w:tabs>
        <w:ind w:left="540"/>
        <w:rPr>
          <w:rFonts w:ascii="Tahoma" w:hAnsi="Tahoma" w:cs="Tahoma"/>
          <w:b/>
          <w:bCs/>
          <w:iCs/>
          <w:caps/>
          <w:lang w:val="en-GB"/>
        </w:rPr>
      </w:pPr>
    </w:p>
    <w:p w14:paraId="7BF8BED4" w14:textId="77777777" w:rsidR="00372795" w:rsidRPr="00E24AFB" w:rsidRDefault="00372795" w:rsidP="00372795">
      <w:pPr>
        <w:pStyle w:val="Paragraph"/>
        <w:tabs>
          <w:tab w:val="left" w:pos="540"/>
        </w:tabs>
        <w:ind w:left="540"/>
        <w:rPr>
          <w:rFonts w:ascii="Tahoma" w:hAnsi="Tahoma" w:cs="Tahoma"/>
          <w:b/>
          <w:bCs/>
          <w:iCs/>
          <w:caps/>
          <w:lang w:val="en-GB"/>
        </w:rPr>
      </w:pPr>
    </w:p>
    <w:p w14:paraId="10BDCD2B" w14:textId="77777777" w:rsidR="00372795" w:rsidRPr="00E24AFB" w:rsidRDefault="00372795" w:rsidP="00372795">
      <w:pPr>
        <w:pStyle w:val="Paragraph"/>
        <w:tabs>
          <w:tab w:val="left" w:pos="540"/>
        </w:tabs>
        <w:ind w:left="540"/>
        <w:rPr>
          <w:rFonts w:ascii="Tahoma" w:hAnsi="Tahoma" w:cs="Tahoma"/>
          <w:b/>
          <w:bCs/>
          <w:iCs/>
          <w:caps/>
          <w:lang w:val="en-GB"/>
        </w:rPr>
      </w:pPr>
    </w:p>
    <w:p w14:paraId="5C74B1BA" w14:textId="7AFA540C" w:rsidR="00372795" w:rsidRPr="00E24AFB" w:rsidRDefault="00372795" w:rsidP="00372795">
      <w:pPr>
        <w:tabs>
          <w:tab w:val="left" w:pos="540"/>
        </w:tabs>
        <w:ind w:left="540"/>
        <w:rPr>
          <w:rFonts w:cs="Tahoma"/>
          <w:b/>
          <w:bCs/>
          <w:smallCaps/>
          <w:lang w:val="en-GB"/>
        </w:rPr>
      </w:pPr>
      <w:r w:rsidRPr="00E24AFB">
        <w:rPr>
          <w:rFonts w:cs="Tahoma"/>
          <w:b/>
          <w:bCs/>
          <w:smallCaps/>
          <w:lang w:val="en-GB"/>
        </w:rPr>
        <w:t>Authors: Lightwell Inc</w:t>
      </w:r>
      <w:r w:rsidR="00A90F7E" w:rsidRPr="00E24AFB">
        <w:rPr>
          <w:rFonts w:cs="Tahoma"/>
          <w:b/>
          <w:bCs/>
          <w:smallCaps/>
          <w:lang w:val="en-GB"/>
        </w:rPr>
        <w:t>.</w:t>
      </w:r>
    </w:p>
    <w:p w14:paraId="03D314E0" w14:textId="77777777" w:rsidR="00372795" w:rsidRPr="00E24AFB" w:rsidRDefault="00372795" w:rsidP="00372795">
      <w:pPr>
        <w:pStyle w:val="Paragraph"/>
        <w:tabs>
          <w:tab w:val="left" w:pos="540"/>
        </w:tabs>
        <w:ind w:left="540"/>
        <w:rPr>
          <w:rFonts w:ascii="Tahoma" w:hAnsi="Tahoma" w:cs="Tahoma"/>
          <w:b/>
        </w:rPr>
      </w:pPr>
    </w:p>
    <w:p w14:paraId="53D482DB" w14:textId="77777777" w:rsidR="00372795" w:rsidRPr="00E24AFB" w:rsidRDefault="00372795" w:rsidP="00372795">
      <w:pPr>
        <w:pStyle w:val="Paragraph"/>
        <w:tabs>
          <w:tab w:val="left" w:pos="540"/>
        </w:tabs>
        <w:ind w:left="540"/>
        <w:rPr>
          <w:rFonts w:ascii="Tahoma" w:hAnsi="Tahoma" w:cs="Tahoma"/>
          <w:b/>
          <w:iCs/>
          <w:lang w:val="en-GB"/>
        </w:rPr>
      </w:pPr>
    </w:p>
    <w:p w14:paraId="1AACEF37" w14:textId="77777777" w:rsidR="00372795" w:rsidRPr="00E24AFB" w:rsidRDefault="00372795" w:rsidP="00372795">
      <w:pPr>
        <w:tabs>
          <w:tab w:val="left" w:pos="540"/>
          <w:tab w:val="left" w:pos="1440"/>
          <w:tab w:val="right" w:pos="9360"/>
        </w:tabs>
        <w:ind w:left="540"/>
        <w:rPr>
          <w:rFonts w:cs="Tahoma"/>
        </w:rPr>
      </w:pPr>
      <w:r w:rsidRPr="00E24AFB">
        <w:rPr>
          <w:rFonts w:cs="Tahoma"/>
          <w:b/>
          <w:bCs/>
          <w:smallCaps/>
        </w:rPr>
        <w:t>Date Created</w:t>
      </w:r>
      <w:r w:rsidRPr="00E24AFB">
        <w:rPr>
          <w:rFonts w:cs="Tahoma"/>
          <w:b/>
        </w:rPr>
        <w:t>:</w:t>
      </w:r>
      <w:r w:rsidR="00EA70CF" w:rsidRPr="00E24AFB">
        <w:rPr>
          <w:rFonts w:cs="Tahoma"/>
          <w:bCs/>
        </w:rPr>
        <w:t xml:space="preserve"> April 14</w:t>
      </w:r>
      <w:r w:rsidRPr="00E24AFB">
        <w:rPr>
          <w:rFonts w:cs="Tahoma"/>
          <w:bCs/>
        </w:rPr>
        <w:t>, 2016</w:t>
      </w:r>
    </w:p>
    <w:p w14:paraId="7761DAC8" w14:textId="7615E78E" w:rsidR="00372795" w:rsidRPr="00E24AFB" w:rsidRDefault="00372795" w:rsidP="00372795">
      <w:pPr>
        <w:tabs>
          <w:tab w:val="left" w:pos="540"/>
          <w:tab w:val="left" w:pos="1440"/>
          <w:tab w:val="right" w:pos="9360"/>
        </w:tabs>
        <w:ind w:left="540"/>
        <w:rPr>
          <w:rFonts w:cs="Tahoma"/>
        </w:rPr>
      </w:pPr>
      <w:r w:rsidRPr="00E24AFB">
        <w:rPr>
          <w:rFonts w:cs="Tahoma"/>
          <w:b/>
          <w:bCs/>
          <w:smallCaps/>
        </w:rPr>
        <w:t>Last Updated</w:t>
      </w:r>
      <w:r w:rsidRPr="00E24AFB">
        <w:rPr>
          <w:rFonts w:cs="Tahoma"/>
          <w:b/>
          <w:bCs/>
        </w:rPr>
        <w:t xml:space="preserve">: </w:t>
      </w:r>
      <w:r w:rsidRPr="00E24AFB">
        <w:rPr>
          <w:rFonts w:cs="Tahoma"/>
        </w:rPr>
        <w:fldChar w:fldCharType="begin"/>
      </w:r>
      <w:r w:rsidRPr="00E24AFB">
        <w:rPr>
          <w:rFonts w:cs="Tahoma"/>
        </w:rPr>
        <w:instrText xml:space="preserve"> DATE \@ "M/d/yyyy" </w:instrText>
      </w:r>
      <w:r w:rsidRPr="00E24AFB">
        <w:rPr>
          <w:rFonts w:cs="Tahoma"/>
        </w:rPr>
        <w:fldChar w:fldCharType="separate"/>
      </w:r>
      <w:r w:rsidR="00CF22B6">
        <w:rPr>
          <w:rFonts w:cs="Tahoma"/>
          <w:noProof/>
        </w:rPr>
        <w:t>5/11/2016</w:t>
      </w:r>
      <w:r w:rsidRPr="00E24AFB">
        <w:rPr>
          <w:rFonts w:cs="Tahoma"/>
        </w:rPr>
        <w:fldChar w:fldCharType="end"/>
      </w:r>
    </w:p>
    <w:p w14:paraId="001327A4" w14:textId="35E034B2" w:rsidR="00372795" w:rsidRPr="00E24AFB" w:rsidRDefault="00372795" w:rsidP="00372795">
      <w:pPr>
        <w:tabs>
          <w:tab w:val="left" w:pos="540"/>
          <w:tab w:val="left" w:pos="1440"/>
          <w:tab w:val="right" w:pos="9360"/>
        </w:tabs>
        <w:ind w:left="540"/>
        <w:rPr>
          <w:rFonts w:cs="Tahoma"/>
        </w:rPr>
      </w:pPr>
      <w:r w:rsidRPr="00E24AFB">
        <w:rPr>
          <w:rFonts w:cs="Tahoma"/>
          <w:b/>
          <w:bCs/>
          <w:smallCaps/>
        </w:rPr>
        <w:t>Version</w:t>
      </w:r>
      <w:r w:rsidRPr="00E24AFB">
        <w:rPr>
          <w:rFonts w:cs="Tahoma"/>
          <w:b/>
          <w:bCs/>
        </w:rPr>
        <w:t>:</w:t>
      </w:r>
      <w:r w:rsidR="00CF22B6">
        <w:rPr>
          <w:rFonts w:cs="Tahoma"/>
        </w:rPr>
        <w:t xml:space="preserve"> 0.3</w:t>
      </w:r>
    </w:p>
    <w:p w14:paraId="79E47127" w14:textId="7B26EFED" w:rsidR="00372795" w:rsidRPr="00E24AFB" w:rsidRDefault="00372795" w:rsidP="00372795">
      <w:pPr>
        <w:pStyle w:val="Paragraph"/>
        <w:tabs>
          <w:tab w:val="clear" w:pos="567"/>
          <w:tab w:val="clear" w:pos="1134"/>
          <w:tab w:val="left" w:pos="540"/>
          <w:tab w:val="left" w:pos="1440"/>
        </w:tabs>
        <w:ind w:left="540"/>
        <w:rPr>
          <w:rFonts w:ascii="Tahoma" w:hAnsi="Tahoma" w:cs="Tahoma"/>
          <w:b/>
          <w:bCs/>
          <w:smallCaps/>
        </w:rPr>
      </w:pPr>
      <w:r w:rsidRPr="00E24AFB">
        <w:rPr>
          <w:rFonts w:ascii="Tahoma" w:hAnsi="Tahoma" w:cs="Tahoma"/>
          <w:b/>
          <w:bCs/>
          <w:smallCaps/>
        </w:rPr>
        <w:t xml:space="preserve">File Name: </w:t>
      </w:r>
      <w:r w:rsidRPr="00E24AFB">
        <w:rPr>
          <w:rFonts w:ascii="Tahoma" w:hAnsi="Tahoma" w:cs="Tahoma"/>
          <w:b/>
        </w:rPr>
        <w:fldChar w:fldCharType="begin"/>
      </w:r>
      <w:r w:rsidRPr="00E24AFB">
        <w:rPr>
          <w:rFonts w:ascii="Tahoma" w:hAnsi="Tahoma" w:cs="Tahoma"/>
          <w:b/>
        </w:rPr>
        <w:instrText xml:space="preserve"> FILENAME   \* MERGEFORMAT </w:instrText>
      </w:r>
      <w:r w:rsidRPr="00E24AFB">
        <w:rPr>
          <w:rFonts w:ascii="Tahoma" w:hAnsi="Tahoma" w:cs="Tahoma"/>
          <w:b/>
        </w:rPr>
        <w:fldChar w:fldCharType="separate"/>
      </w:r>
      <w:r w:rsidR="00CC72E4" w:rsidRPr="00E24AFB">
        <w:rPr>
          <w:rFonts w:ascii="Tahoma" w:hAnsi="Tahoma" w:cs="Tahoma"/>
          <w:b/>
        </w:rPr>
        <w:t xml:space="preserve">Fanatics </w:t>
      </w:r>
      <w:r w:rsidR="00315296" w:rsidRPr="00E24AFB">
        <w:rPr>
          <w:rFonts w:ascii="Tahoma" w:hAnsi="Tahoma" w:cs="Tahoma"/>
          <w:b/>
        </w:rPr>
        <w:t>Payment Settlement</w:t>
      </w:r>
      <w:r w:rsidRPr="00E24AFB">
        <w:rPr>
          <w:rFonts w:ascii="Tahoma" w:hAnsi="Tahoma" w:cs="Tahoma"/>
          <w:b/>
        </w:rPr>
        <w:t>.docx</w:t>
      </w:r>
      <w:r w:rsidRPr="00E24AFB">
        <w:rPr>
          <w:rFonts w:ascii="Tahoma" w:hAnsi="Tahoma" w:cs="Tahoma"/>
          <w:b/>
        </w:rPr>
        <w:fldChar w:fldCharType="end"/>
      </w:r>
    </w:p>
    <w:p w14:paraId="4BD5D650" w14:textId="77777777" w:rsidR="00372795" w:rsidRPr="00E24AFB" w:rsidRDefault="00372795" w:rsidP="00372795">
      <w:pPr>
        <w:pStyle w:val="Paragraph"/>
        <w:tabs>
          <w:tab w:val="left" w:pos="540"/>
        </w:tabs>
        <w:ind w:left="540"/>
        <w:rPr>
          <w:rFonts w:ascii="Tahoma" w:hAnsi="Tahoma" w:cs="Tahoma"/>
          <w:bCs/>
        </w:rPr>
      </w:pPr>
    </w:p>
    <w:p w14:paraId="658B86F7" w14:textId="77777777" w:rsidR="00372795" w:rsidRPr="00E24AFB" w:rsidRDefault="00372795" w:rsidP="00372795">
      <w:pPr>
        <w:rPr>
          <w:rFonts w:cs="Tahoma"/>
          <w:lang w:val="en-GB"/>
        </w:rPr>
        <w:sectPr w:rsidR="00372795" w:rsidRPr="00E24AFB" w:rsidSect="00315296">
          <w:headerReference w:type="default" r:id="rId8"/>
          <w:footerReference w:type="default" r:id="rId9"/>
          <w:footerReference w:type="first" r:id="rId10"/>
          <w:pgSz w:w="12240" w:h="15840"/>
          <w:pgMar w:top="720" w:right="720" w:bottom="720" w:left="1077" w:header="720" w:footer="720" w:gutter="0"/>
          <w:cols w:space="720"/>
          <w:docGrid w:linePitch="272"/>
        </w:sectPr>
      </w:pPr>
    </w:p>
    <w:p w14:paraId="34C58BA5" w14:textId="77777777" w:rsidR="00372795" w:rsidRPr="00E24AFB" w:rsidRDefault="00372795" w:rsidP="00372795">
      <w:pPr>
        <w:pStyle w:val="TOAHeading"/>
        <w:tabs>
          <w:tab w:val="left" w:pos="540"/>
        </w:tabs>
        <w:ind w:left="540"/>
        <w:rPr>
          <w:rFonts w:ascii="Tahoma" w:hAnsi="Tahoma"/>
        </w:rPr>
      </w:pPr>
      <w:r w:rsidRPr="00E24AFB">
        <w:rPr>
          <w:rFonts w:ascii="Tahoma" w:hAnsi="Tahoma"/>
        </w:rPr>
        <w:lastRenderedPageBreak/>
        <w:t>Document Revision History</w:t>
      </w:r>
    </w:p>
    <w:tbl>
      <w:tblPr>
        <w:tblW w:w="945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53"/>
        <w:gridCol w:w="1637"/>
        <w:gridCol w:w="4140"/>
        <w:gridCol w:w="2520"/>
      </w:tblGrid>
      <w:tr w:rsidR="00372795" w:rsidRPr="00E24AFB" w14:paraId="025FA614" w14:textId="77777777" w:rsidTr="00372795">
        <w:trPr>
          <w:tblHeader/>
        </w:trPr>
        <w:tc>
          <w:tcPr>
            <w:tcW w:w="1153" w:type="dxa"/>
            <w:tcBorders>
              <w:top w:val="single" w:sz="12" w:space="0" w:color="auto"/>
              <w:left w:val="single" w:sz="12" w:space="0" w:color="auto"/>
              <w:bottom w:val="single" w:sz="6" w:space="0" w:color="auto"/>
              <w:right w:val="single" w:sz="6" w:space="0" w:color="auto"/>
            </w:tcBorders>
            <w:shd w:val="clear" w:color="auto" w:fill="17365D"/>
            <w:hideMark/>
          </w:tcPr>
          <w:p w14:paraId="198B1196" w14:textId="77777777" w:rsidR="00372795" w:rsidRPr="00E24AFB" w:rsidRDefault="00372795">
            <w:pPr>
              <w:pStyle w:val="TOC1"/>
              <w:keepNext/>
              <w:keepLines/>
              <w:tabs>
                <w:tab w:val="left" w:pos="-108"/>
              </w:tabs>
              <w:spacing w:after="0"/>
              <w:ind w:left="540" w:hanging="558"/>
              <w:rPr>
                <w:rFonts w:cs="Tahoma"/>
                <w:bCs/>
              </w:rPr>
            </w:pPr>
            <w:r w:rsidRPr="00E24AFB">
              <w:rPr>
                <w:rFonts w:cs="Tahoma"/>
                <w:bCs/>
                <w:caps/>
              </w:rPr>
              <w:t>Revision</w:t>
            </w:r>
          </w:p>
        </w:tc>
        <w:tc>
          <w:tcPr>
            <w:tcW w:w="1637" w:type="dxa"/>
            <w:tcBorders>
              <w:top w:val="single" w:sz="12" w:space="0" w:color="auto"/>
              <w:left w:val="single" w:sz="6" w:space="0" w:color="auto"/>
              <w:bottom w:val="single" w:sz="6" w:space="0" w:color="auto"/>
              <w:right w:val="single" w:sz="6" w:space="0" w:color="auto"/>
            </w:tcBorders>
            <w:shd w:val="clear" w:color="auto" w:fill="17365D"/>
            <w:hideMark/>
          </w:tcPr>
          <w:p w14:paraId="072E5667" w14:textId="77777777" w:rsidR="00372795" w:rsidRPr="00E24AFB" w:rsidRDefault="00372795">
            <w:pPr>
              <w:keepNext/>
              <w:keepLines/>
              <w:tabs>
                <w:tab w:val="left" w:pos="540"/>
              </w:tabs>
              <w:ind w:left="540"/>
              <w:rPr>
                <w:rFonts w:cs="Tahoma"/>
                <w:b/>
              </w:rPr>
            </w:pPr>
            <w:r w:rsidRPr="00E24AFB">
              <w:rPr>
                <w:rFonts w:cs="Tahoma"/>
                <w:b/>
              </w:rPr>
              <w:t xml:space="preserve">Date </w:t>
            </w:r>
          </w:p>
        </w:tc>
        <w:tc>
          <w:tcPr>
            <w:tcW w:w="4140" w:type="dxa"/>
            <w:tcBorders>
              <w:top w:val="single" w:sz="12" w:space="0" w:color="auto"/>
              <w:left w:val="single" w:sz="6" w:space="0" w:color="auto"/>
              <w:bottom w:val="single" w:sz="6" w:space="0" w:color="auto"/>
              <w:right w:val="single" w:sz="6" w:space="0" w:color="auto"/>
            </w:tcBorders>
            <w:shd w:val="clear" w:color="auto" w:fill="17365D"/>
            <w:hideMark/>
          </w:tcPr>
          <w:p w14:paraId="17B555A8" w14:textId="77777777" w:rsidR="00372795" w:rsidRPr="00E24AFB" w:rsidRDefault="00372795">
            <w:pPr>
              <w:keepNext/>
              <w:keepLines/>
              <w:tabs>
                <w:tab w:val="left" w:pos="540"/>
              </w:tabs>
              <w:ind w:left="540"/>
              <w:rPr>
                <w:rFonts w:cs="Tahoma"/>
                <w:b/>
              </w:rPr>
            </w:pPr>
            <w:r w:rsidRPr="00E24AFB">
              <w:rPr>
                <w:rFonts w:cs="Tahoma"/>
                <w:b/>
              </w:rPr>
              <w:t>Description (Changes Made)</w:t>
            </w:r>
          </w:p>
        </w:tc>
        <w:tc>
          <w:tcPr>
            <w:tcW w:w="2520" w:type="dxa"/>
            <w:tcBorders>
              <w:top w:val="single" w:sz="12" w:space="0" w:color="auto"/>
              <w:left w:val="single" w:sz="6" w:space="0" w:color="auto"/>
              <w:bottom w:val="single" w:sz="6" w:space="0" w:color="auto"/>
              <w:right w:val="single" w:sz="12" w:space="0" w:color="auto"/>
            </w:tcBorders>
            <w:shd w:val="clear" w:color="auto" w:fill="17365D"/>
            <w:hideMark/>
          </w:tcPr>
          <w:p w14:paraId="22A3D644" w14:textId="77777777" w:rsidR="00372795" w:rsidRPr="00E24AFB" w:rsidRDefault="00372795">
            <w:pPr>
              <w:keepNext/>
              <w:keepLines/>
              <w:tabs>
                <w:tab w:val="left" w:pos="540"/>
              </w:tabs>
              <w:ind w:left="540"/>
              <w:rPr>
                <w:rFonts w:cs="Tahoma"/>
                <w:b/>
              </w:rPr>
            </w:pPr>
            <w:r w:rsidRPr="00E24AFB">
              <w:rPr>
                <w:rFonts w:cs="Tahoma"/>
                <w:b/>
              </w:rPr>
              <w:t>Author</w:t>
            </w:r>
          </w:p>
        </w:tc>
      </w:tr>
      <w:tr w:rsidR="00372795" w:rsidRPr="00E24AFB" w14:paraId="27797529" w14:textId="77777777" w:rsidTr="00372795">
        <w:tc>
          <w:tcPr>
            <w:tcW w:w="1153" w:type="dxa"/>
            <w:tcBorders>
              <w:top w:val="single" w:sz="6" w:space="0" w:color="auto"/>
              <w:left w:val="single" w:sz="12" w:space="0" w:color="auto"/>
              <w:bottom w:val="single" w:sz="6" w:space="0" w:color="auto"/>
              <w:right w:val="single" w:sz="6" w:space="0" w:color="auto"/>
            </w:tcBorders>
            <w:hideMark/>
          </w:tcPr>
          <w:p w14:paraId="2A7309A9" w14:textId="77777777" w:rsidR="00372795" w:rsidRPr="00E24AFB" w:rsidRDefault="00372795" w:rsidP="00C21C60">
            <w:pPr>
              <w:keepNext/>
              <w:keepLines/>
              <w:tabs>
                <w:tab w:val="left" w:pos="540"/>
              </w:tabs>
              <w:ind w:left="540"/>
              <w:jc w:val="right"/>
              <w:rPr>
                <w:rFonts w:cs="Tahoma"/>
                <w:sz w:val="18"/>
              </w:rPr>
            </w:pPr>
            <w:r w:rsidRPr="00E24AFB">
              <w:rPr>
                <w:rFonts w:cs="Tahoma"/>
                <w:sz w:val="18"/>
              </w:rPr>
              <w:t>0.1</w:t>
            </w:r>
          </w:p>
        </w:tc>
        <w:tc>
          <w:tcPr>
            <w:tcW w:w="1637" w:type="dxa"/>
            <w:tcBorders>
              <w:top w:val="single" w:sz="6" w:space="0" w:color="auto"/>
              <w:left w:val="single" w:sz="6" w:space="0" w:color="auto"/>
              <w:bottom w:val="single" w:sz="6" w:space="0" w:color="auto"/>
              <w:right w:val="single" w:sz="6" w:space="0" w:color="auto"/>
            </w:tcBorders>
            <w:hideMark/>
          </w:tcPr>
          <w:p w14:paraId="1A465B4F" w14:textId="77777777" w:rsidR="00372795" w:rsidRPr="00E24AFB" w:rsidRDefault="00621791">
            <w:pPr>
              <w:keepNext/>
              <w:keepLines/>
              <w:tabs>
                <w:tab w:val="left" w:pos="540"/>
              </w:tabs>
              <w:ind w:left="540"/>
              <w:rPr>
                <w:rFonts w:cs="Tahoma"/>
                <w:sz w:val="18"/>
              </w:rPr>
            </w:pPr>
            <w:r w:rsidRPr="00E24AFB">
              <w:rPr>
                <w:rFonts w:cs="Tahoma"/>
                <w:sz w:val="18"/>
              </w:rPr>
              <w:t>April 1</w:t>
            </w:r>
            <w:r w:rsidR="00463F87" w:rsidRPr="00E24AFB">
              <w:rPr>
                <w:rFonts w:cs="Tahoma"/>
                <w:sz w:val="18"/>
              </w:rPr>
              <w:t>4</w:t>
            </w:r>
            <w:r w:rsidR="00372795" w:rsidRPr="00E24AFB">
              <w:rPr>
                <w:rFonts w:cs="Tahoma"/>
                <w:sz w:val="18"/>
              </w:rPr>
              <w:t>, 2016</w:t>
            </w:r>
          </w:p>
        </w:tc>
        <w:tc>
          <w:tcPr>
            <w:tcW w:w="4140" w:type="dxa"/>
            <w:tcBorders>
              <w:top w:val="single" w:sz="6" w:space="0" w:color="auto"/>
              <w:left w:val="single" w:sz="6" w:space="0" w:color="auto"/>
              <w:bottom w:val="single" w:sz="6" w:space="0" w:color="auto"/>
              <w:right w:val="single" w:sz="6" w:space="0" w:color="auto"/>
            </w:tcBorders>
            <w:hideMark/>
          </w:tcPr>
          <w:p w14:paraId="1829B80C" w14:textId="77777777" w:rsidR="00372795" w:rsidRPr="00E24AFB" w:rsidRDefault="00372795">
            <w:pPr>
              <w:keepNext/>
              <w:keepLines/>
              <w:tabs>
                <w:tab w:val="left" w:pos="540"/>
              </w:tabs>
              <w:ind w:left="540"/>
              <w:rPr>
                <w:rFonts w:cs="Tahoma"/>
                <w:sz w:val="18"/>
              </w:rPr>
            </w:pPr>
            <w:r w:rsidRPr="00E24AFB">
              <w:rPr>
                <w:rFonts w:cs="Tahoma"/>
                <w:sz w:val="18"/>
              </w:rPr>
              <w:t>Initial Draft</w:t>
            </w:r>
          </w:p>
        </w:tc>
        <w:tc>
          <w:tcPr>
            <w:tcW w:w="2520" w:type="dxa"/>
            <w:tcBorders>
              <w:top w:val="single" w:sz="6" w:space="0" w:color="auto"/>
              <w:left w:val="single" w:sz="6" w:space="0" w:color="auto"/>
              <w:bottom w:val="single" w:sz="6" w:space="0" w:color="auto"/>
              <w:right w:val="single" w:sz="12" w:space="0" w:color="auto"/>
            </w:tcBorders>
            <w:hideMark/>
          </w:tcPr>
          <w:p w14:paraId="13866FBE" w14:textId="77777777" w:rsidR="00372795" w:rsidRPr="00E24AFB" w:rsidRDefault="00621791">
            <w:pPr>
              <w:pStyle w:val="Paragraph"/>
              <w:tabs>
                <w:tab w:val="left" w:pos="540"/>
              </w:tabs>
              <w:ind w:left="540"/>
              <w:rPr>
                <w:rFonts w:ascii="Tahoma" w:hAnsi="Tahoma" w:cs="Tahoma"/>
                <w:iCs/>
                <w:lang w:val="en-GB"/>
              </w:rPr>
            </w:pPr>
            <w:r w:rsidRPr="00E24AFB">
              <w:rPr>
                <w:rFonts w:ascii="Tahoma" w:hAnsi="Tahoma" w:cs="Tahoma"/>
                <w:iCs/>
                <w:lang w:val="en-GB"/>
              </w:rPr>
              <w:t>Sourav Bairagi</w:t>
            </w:r>
          </w:p>
        </w:tc>
      </w:tr>
      <w:tr w:rsidR="00372795" w:rsidRPr="00E24AFB" w14:paraId="329F574F" w14:textId="77777777" w:rsidTr="00372795">
        <w:tc>
          <w:tcPr>
            <w:tcW w:w="1153" w:type="dxa"/>
            <w:tcBorders>
              <w:top w:val="single" w:sz="6" w:space="0" w:color="auto"/>
              <w:left w:val="single" w:sz="12" w:space="0" w:color="auto"/>
              <w:bottom w:val="single" w:sz="6" w:space="0" w:color="auto"/>
              <w:right w:val="single" w:sz="6" w:space="0" w:color="auto"/>
            </w:tcBorders>
          </w:tcPr>
          <w:p w14:paraId="79907504" w14:textId="681E7C86" w:rsidR="00372795" w:rsidRPr="00E24AFB" w:rsidRDefault="00C21C60" w:rsidP="00C21C60">
            <w:pPr>
              <w:keepNext/>
              <w:keepLines/>
              <w:tabs>
                <w:tab w:val="left" w:pos="540"/>
              </w:tabs>
              <w:jc w:val="right"/>
              <w:rPr>
                <w:rFonts w:cs="Tahoma"/>
                <w:sz w:val="18"/>
              </w:rPr>
            </w:pPr>
            <w:r>
              <w:rPr>
                <w:rFonts w:cs="Tahoma"/>
                <w:sz w:val="18"/>
              </w:rPr>
              <w:t>0.2</w:t>
            </w:r>
          </w:p>
        </w:tc>
        <w:tc>
          <w:tcPr>
            <w:tcW w:w="1637" w:type="dxa"/>
            <w:tcBorders>
              <w:top w:val="single" w:sz="6" w:space="0" w:color="auto"/>
              <w:left w:val="single" w:sz="6" w:space="0" w:color="auto"/>
              <w:bottom w:val="single" w:sz="6" w:space="0" w:color="auto"/>
              <w:right w:val="single" w:sz="6" w:space="0" w:color="auto"/>
            </w:tcBorders>
          </w:tcPr>
          <w:p w14:paraId="35E61377" w14:textId="5B36DA10" w:rsidR="00372795" w:rsidRPr="00E24AFB" w:rsidRDefault="00CF19FF">
            <w:pPr>
              <w:keepNext/>
              <w:keepLines/>
              <w:tabs>
                <w:tab w:val="left" w:pos="540"/>
              </w:tabs>
              <w:ind w:left="540"/>
              <w:rPr>
                <w:rFonts w:cs="Tahoma"/>
                <w:sz w:val="18"/>
              </w:rPr>
            </w:pPr>
            <w:r>
              <w:rPr>
                <w:rFonts w:cs="Tahoma"/>
                <w:sz w:val="18"/>
              </w:rPr>
              <w:t>May 3</w:t>
            </w:r>
            <w:r w:rsidR="00C21C60">
              <w:rPr>
                <w:rFonts w:cs="Tahoma"/>
                <w:sz w:val="18"/>
              </w:rPr>
              <w:t>, 2016</w:t>
            </w:r>
          </w:p>
        </w:tc>
        <w:tc>
          <w:tcPr>
            <w:tcW w:w="4140" w:type="dxa"/>
            <w:tcBorders>
              <w:top w:val="single" w:sz="6" w:space="0" w:color="auto"/>
              <w:left w:val="single" w:sz="6" w:space="0" w:color="auto"/>
              <w:bottom w:val="single" w:sz="6" w:space="0" w:color="auto"/>
              <w:right w:val="single" w:sz="6" w:space="0" w:color="auto"/>
            </w:tcBorders>
          </w:tcPr>
          <w:p w14:paraId="56857D31" w14:textId="5224E327" w:rsidR="00372795" w:rsidRPr="00E24AFB" w:rsidRDefault="00C21C60">
            <w:pPr>
              <w:keepNext/>
              <w:keepLines/>
              <w:tabs>
                <w:tab w:val="left" w:pos="540"/>
              </w:tabs>
              <w:ind w:left="540"/>
              <w:rPr>
                <w:rFonts w:cs="Tahoma"/>
                <w:sz w:val="18"/>
              </w:rPr>
            </w:pPr>
            <w:r>
              <w:rPr>
                <w:rFonts w:cs="Tahoma"/>
                <w:sz w:val="18"/>
              </w:rPr>
              <w:t>Updated with Internal review changes</w:t>
            </w:r>
          </w:p>
        </w:tc>
        <w:tc>
          <w:tcPr>
            <w:tcW w:w="2520" w:type="dxa"/>
            <w:tcBorders>
              <w:top w:val="single" w:sz="6" w:space="0" w:color="auto"/>
              <w:left w:val="single" w:sz="6" w:space="0" w:color="auto"/>
              <w:bottom w:val="single" w:sz="6" w:space="0" w:color="auto"/>
              <w:right w:val="single" w:sz="12" w:space="0" w:color="auto"/>
            </w:tcBorders>
          </w:tcPr>
          <w:p w14:paraId="5A20AD25" w14:textId="206F099B" w:rsidR="00372795" w:rsidRPr="00E24AFB" w:rsidRDefault="00C21C60">
            <w:pPr>
              <w:pStyle w:val="Paragraph"/>
              <w:tabs>
                <w:tab w:val="left" w:pos="540"/>
              </w:tabs>
              <w:ind w:left="540"/>
              <w:rPr>
                <w:rFonts w:ascii="Tahoma" w:hAnsi="Tahoma" w:cs="Tahoma"/>
                <w:iCs/>
                <w:lang w:val="en-GB"/>
              </w:rPr>
            </w:pPr>
            <w:r w:rsidRPr="00C21C60">
              <w:rPr>
                <w:rFonts w:ascii="Tahoma" w:hAnsi="Tahoma" w:cs="Tahoma"/>
                <w:iCs/>
                <w:lang w:val="en-GB"/>
              </w:rPr>
              <w:t>Sai Tatineni</w:t>
            </w:r>
          </w:p>
        </w:tc>
      </w:tr>
      <w:tr w:rsidR="00372795" w:rsidRPr="00E24AFB" w14:paraId="3EE0C86A" w14:textId="77777777" w:rsidTr="00372795">
        <w:tc>
          <w:tcPr>
            <w:tcW w:w="1153" w:type="dxa"/>
            <w:tcBorders>
              <w:top w:val="single" w:sz="6" w:space="0" w:color="auto"/>
              <w:left w:val="single" w:sz="12" w:space="0" w:color="auto"/>
              <w:bottom w:val="single" w:sz="12" w:space="0" w:color="auto"/>
              <w:right w:val="single" w:sz="6" w:space="0" w:color="auto"/>
            </w:tcBorders>
          </w:tcPr>
          <w:p w14:paraId="25E536A3" w14:textId="2383D61B" w:rsidR="00372795" w:rsidRPr="00E24AFB" w:rsidRDefault="00CF22B6" w:rsidP="00CF22B6">
            <w:pPr>
              <w:keepNext/>
              <w:keepLines/>
              <w:tabs>
                <w:tab w:val="left" w:pos="540"/>
              </w:tabs>
              <w:jc w:val="right"/>
              <w:rPr>
                <w:rFonts w:cs="Tahoma"/>
                <w:sz w:val="18"/>
              </w:rPr>
            </w:pPr>
            <w:r>
              <w:rPr>
                <w:rFonts w:cs="Tahoma"/>
                <w:sz w:val="18"/>
              </w:rPr>
              <w:t>0.3</w:t>
            </w:r>
          </w:p>
        </w:tc>
        <w:tc>
          <w:tcPr>
            <w:tcW w:w="1637" w:type="dxa"/>
            <w:tcBorders>
              <w:top w:val="single" w:sz="6" w:space="0" w:color="auto"/>
              <w:left w:val="single" w:sz="6" w:space="0" w:color="auto"/>
              <w:bottom w:val="single" w:sz="12" w:space="0" w:color="auto"/>
              <w:right w:val="single" w:sz="6" w:space="0" w:color="auto"/>
            </w:tcBorders>
          </w:tcPr>
          <w:p w14:paraId="656DC2E2" w14:textId="463E361F" w:rsidR="00372795" w:rsidRPr="00E24AFB" w:rsidRDefault="00CF22B6">
            <w:pPr>
              <w:keepNext/>
              <w:keepLines/>
              <w:tabs>
                <w:tab w:val="left" w:pos="540"/>
              </w:tabs>
              <w:ind w:left="540"/>
              <w:rPr>
                <w:rFonts w:cs="Tahoma"/>
                <w:sz w:val="18"/>
              </w:rPr>
            </w:pPr>
            <w:r>
              <w:rPr>
                <w:rFonts w:cs="Tahoma"/>
                <w:sz w:val="18"/>
              </w:rPr>
              <w:t>May 10, 2016</w:t>
            </w:r>
          </w:p>
        </w:tc>
        <w:tc>
          <w:tcPr>
            <w:tcW w:w="4140" w:type="dxa"/>
            <w:tcBorders>
              <w:top w:val="single" w:sz="6" w:space="0" w:color="auto"/>
              <w:left w:val="single" w:sz="6" w:space="0" w:color="auto"/>
              <w:bottom w:val="single" w:sz="12" w:space="0" w:color="auto"/>
              <w:right w:val="single" w:sz="6" w:space="0" w:color="auto"/>
            </w:tcBorders>
          </w:tcPr>
          <w:p w14:paraId="3EDA56BB" w14:textId="5576275A" w:rsidR="00372795" w:rsidRPr="00E24AFB" w:rsidRDefault="00CF22B6">
            <w:pPr>
              <w:keepNext/>
              <w:keepLines/>
              <w:tabs>
                <w:tab w:val="left" w:pos="540"/>
              </w:tabs>
              <w:ind w:left="540"/>
              <w:rPr>
                <w:rFonts w:cs="Tahoma"/>
                <w:sz w:val="18"/>
              </w:rPr>
            </w:pPr>
            <w:r>
              <w:rPr>
                <w:rFonts w:cs="Tahoma"/>
                <w:sz w:val="18"/>
              </w:rPr>
              <w:t>Updated with Brian’s review Comments</w:t>
            </w:r>
          </w:p>
        </w:tc>
        <w:tc>
          <w:tcPr>
            <w:tcW w:w="2520" w:type="dxa"/>
            <w:tcBorders>
              <w:top w:val="single" w:sz="6" w:space="0" w:color="auto"/>
              <w:left w:val="single" w:sz="6" w:space="0" w:color="auto"/>
              <w:bottom w:val="single" w:sz="12" w:space="0" w:color="auto"/>
              <w:right w:val="single" w:sz="12" w:space="0" w:color="auto"/>
            </w:tcBorders>
          </w:tcPr>
          <w:p w14:paraId="593E1CB9" w14:textId="63D4328C" w:rsidR="00372795" w:rsidRPr="00E24AFB" w:rsidRDefault="00CF22B6">
            <w:pPr>
              <w:pStyle w:val="Paragraph"/>
              <w:tabs>
                <w:tab w:val="left" w:pos="540"/>
              </w:tabs>
              <w:ind w:left="540"/>
              <w:rPr>
                <w:rFonts w:ascii="Tahoma" w:hAnsi="Tahoma" w:cs="Tahoma"/>
                <w:iCs/>
                <w:lang w:val="en-GB"/>
              </w:rPr>
            </w:pPr>
            <w:r w:rsidRPr="00CF22B6">
              <w:rPr>
                <w:rFonts w:ascii="Tahoma" w:hAnsi="Tahoma" w:cs="Tahoma"/>
                <w:iCs/>
                <w:lang w:val="en-GB"/>
              </w:rPr>
              <w:t>Sai Tatineni</w:t>
            </w:r>
          </w:p>
        </w:tc>
      </w:tr>
    </w:tbl>
    <w:p w14:paraId="507550DD" w14:textId="77777777" w:rsidR="00372795" w:rsidRPr="00E24AFB" w:rsidRDefault="00372795" w:rsidP="00372795">
      <w:pPr>
        <w:pStyle w:val="TOAHeading"/>
        <w:tabs>
          <w:tab w:val="left" w:pos="540"/>
        </w:tabs>
        <w:ind w:left="540"/>
        <w:rPr>
          <w:rFonts w:ascii="Tahoma" w:hAnsi="Tahoma"/>
        </w:rPr>
      </w:pPr>
      <w:r w:rsidRPr="00E24AFB">
        <w:rPr>
          <w:rFonts w:ascii="Tahoma" w:hAnsi="Tahoma"/>
        </w:rPr>
        <w:t>Document Approval History</w:t>
      </w:r>
    </w:p>
    <w:tbl>
      <w:tblPr>
        <w:tblW w:w="945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2160"/>
        <w:gridCol w:w="1782"/>
        <w:gridCol w:w="3690"/>
      </w:tblGrid>
      <w:tr w:rsidR="00372795" w:rsidRPr="00E24AFB" w14:paraId="555D43B9" w14:textId="77777777" w:rsidTr="00372795">
        <w:trPr>
          <w:tblHeader/>
        </w:trPr>
        <w:tc>
          <w:tcPr>
            <w:tcW w:w="1818" w:type="dxa"/>
            <w:tcBorders>
              <w:top w:val="single" w:sz="12" w:space="0" w:color="auto"/>
              <w:left w:val="single" w:sz="12" w:space="0" w:color="auto"/>
              <w:bottom w:val="single" w:sz="6" w:space="0" w:color="auto"/>
              <w:right w:val="single" w:sz="6" w:space="0" w:color="auto"/>
            </w:tcBorders>
            <w:shd w:val="clear" w:color="auto" w:fill="17365D"/>
            <w:hideMark/>
          </w:tcPr>
          <w:p w14:paraId="3FAC1DA1" w14:textId="77777777" w:rsidR="00372795" w:rsidRPr="00E24AFB" w:rsidRDefault="00372795">
            <w:pPr>
              <w:keepNext/>
              <w:keepLines/>
              <w:tabs>
                <w:tab w:val="left" w:pos="540"/>
              </w:tabs>
              <w:ind w:left="540"/>
              <w:rPr>
                <w:rFonts w:cs="Tahoma"/>
                <w:b/>
              </w:rPr>
            </w:pPr>
            <w:r w:rsidRPr="00E24AFB">
              <w:rPr>
                <w:rFonts w:cs="Tahoma"/>
                <w:b/>
              </w:rPr>
              <w:t>Name</w:t>
            </w:r>
          </w:p>
        </w:tc>
        <w:tc>
          <w:tcPr>
            <w:tcW w:w="2160" w:type="dxa"/>
            <w:tcBorders>
              <w:top w:val="single" w:sz="12" w:space="0" w:color="auto"/>
              <w:left w:val="single" w:sz="6" w:space="0" w:color="auto"/>
              <w:bottom w:val="single" w:sz="6" w:space="0" w:color="auto"/>
              <w:right w:val="single" w:sz="6" w:space="0" w:color="auto"/>
            </w:tcBorders>
            <w:shd w:val="clear" w:color="auto" w:fill="17365D"/>
            <w:hideMark/>
          </w:tcPr>
          <w:p w14:paraId="48F9802E" w14:textId="77777777" w:rsidR="00372795" w:rsidRPr="00E24AFB" w:rsidRDefault="00372795">
            <w:pPr>
              <w:keepNext/>
              <w:keepLines/>
              <w:tabs>
                <w:tab w:val="left" w:pos="540"/>
              </w:tabs>
              <w:ind w:left="540"/>
              <w:rPr>
                <w:rFonts w:cs="Tahoma"/>
                <w:b/>
              </w:rPr>
            </w:pPr>
            <w:r w:rsidRPr="00E24AFB">
              <w:rPr>
                <w:rFonts w:cs="Tahoma"/>
                <w:b/>
              </w:rPr>
              <w:t>Signature</w:t>
            </w:r>
          </w:p>
        </w:tc>
        <w:tc>
          <w:tcPr>
            <w:tcW w:w="1782" w:type="dxa"/>
            <w:tcBorders>
              <w:top w:val="single" w:sz="12" w:space="0" w:color="auto"/>
              <w:left w:val="single" w:sz="6" w:space="0" w:color="auto"/>
              <w:bottom w:val="single" w:sz="6" w:space="0" w:color="auto"/>
              <w:right w:val="single" w:sz="6" w:space="0" w:color="auto"/>
            </w:tcBorders>
            <w:shd w:val="clear" w:color="auto" w:fill="17365D"/>
            <w:hideMark/>
          </w:tcPr>
          <w:p w14:paraId="26B7449F" w14:textId="77777777" w:rsidR="00372795" w:rsidRPr="00E24AFB" w:rsidRDefault="00372795">
            <w:pPr>
              <w:keepNext/>
              <w:keepLines/>
              <w:tabs>
                <w:tab w:val="left" w:pos="540"/>
              </w:tabs>
              <w:ind w:left="540"/>
              <w:rPr>
                <w:rFonts w:cs="Tahoma"/>
                <w:b/>
              </w:rPr>
            </w:pPr>
            <w:r w:rsidRPr="00E24AFB">
              <w:rPr>
                <w:rFonts w:cs="Tahoma"/>
                <w:b/>
              </w:rPr>
              <w:t>Date</w:t>
            </w:r>
          </w:p>
        </w:tc>
        <w:tc>
          <w:tcPr>
            <w:tcW w:w="3690" w:type="dxa"/>
            <w:tcBorders>
              <w:top w:val="single" w:sz="12" w:space="0" w:color="auto"/>
              <w:left w:val="single" w:sz="6" w:space="0" w:color="auto"/>
              <w:bottom w:val="single" w:sz="6" w:space="0" w:color="auto"/>
              <w:right w:val="single" w:sz="12" w:space="0" w:color="auto"/>
            </w:tcBorders>
            <w:shd w:val="clear" w:color="auto" w:fill="17365D"/>
            <w:hideMark/>
          </w:tcPr>
          <w:p w14:paraId="5FD04E6B" w14:textId="77777777" w:rsidR="00372795" w:rsidRPr="00E24AFB" w:rsidRDefault="00372795">
            <w:pPr>
              <w:keepNext/>
              <w:keepLines/>
              <w:tabs>
                <w:tab w:val="left" w:pos="540"/>
              </w:tabs>
              <w:ind w:left="540"/>
              <w:rPr>
                <w:rFonts w:cs="Tahoma"/>
                <w:b/>
              </w:rPr>
            </w:pPr>
            <w:r w:rsidRPr="00E24AFB">
              <w:rPr>
                <w:rFonts w:cs="Tahoma"/>
                <w:b/>
              </w:rPr>
              <w:t>Version Approved / Comments</w:t>
            </w:r>
          </w:p>
        </w:tc>
      </w:tr>
      <w:tr w:rsidR="00372795" w:rsidRPr="00E24AFB" w14:paraId="2EBB88BF" w14:textId="77777777" w:rsidTr="00372795">
        <w:tc>
          <w:tcPr>
            <w:tcW w:w="1818" w:type="dxa"/>
            <w:tcBorders>
              <w:top w:val="single" w:sz="6" w:space="0" w:color="auto"/>
              <w:left w:val="single" w:sz="12" w:space="0" w:color="auto"/>
              <w:bottom w:val="single" w:sz="6" w:space="0" w:color="auto"/>
              <w:right w:val="single" w:sz="6" w:space="0" w:color="auto"/>
            </w:tcBorders>
          </w:tcPr>
          <w:p w14:paraId="75FBFCC6" w14:textId="77777777" w:rsidR="00372795" w:rsidRPr="00E24AFB" w:rsidRDefault="00372795">
            <w:pPr>
              <w:keepNext/>
              <w:keepLines/>
              <w:tabs>
                <w:tab w:val="left" w:pos="540"/>
              </w:tabs>
              <w:ind w:left="540"/>
              <w:rPr>
                <w:rFonts w:cs="Tahoma"/>
                <w:sz w:val="18"/>
              </w:rPr>
            </w:pPr>
          </w:p>
        </w:tc>
        <w:tc>
          <w:tcPr>
            <w:tcW w:w="2160" w:type="dxa"/>
            <w:tcBorders>
              <w:top w:val="single" w:sz="6" w:space="0" w:color="auto"/>
              <w:left w:val="single" w:sz="6" w:space="0" w:color="auto"/>
              <w:bottom w:val="single" w:sz="6" w:space="0" w:color="auto"/>
              <w:right w:val="single" w:sz="6" w:space="0" w:color="auto"/>
            </w:tcBorders>
          </w:tcPr>
          <w:p w14:paraId="5F1D3FB3" w14:textId="77777777" w:rsidR="00372795" w:rsidRPr="00E24AFB" w:rsidRDefault="00372795">
            <w:pPr>
              <w:pStyle w:val="Footer"/>
              <w:keepNext/>
              <w:keepLines/>
              <w:tabs>
                <w:tab w:val="left" w:pos="540"/>
              </w:tabs>
              <w:ind w:left="540"/>
              <w:rPr>
                <w:sz w:val="18"/>
              </w:rPr>
            </w:pPr>
          </w:p>
        </w:tc>
        <w:tc>
          <w:tcPr>
            <w:tcW w:w="1782" w:type="dxa"/>
            <w:tcBorders>
              <w:top w:val="single" w:sz="6" w:space="0" w:color="auto"/>
              <w:left w:val="single" w:sz="6" w:space="0" w:color="auto"/>
              <w:bottom w:val="single" w:sz="6" w:space="0" w:color="auto"/>
              <w:right w:val="single" w:sz="6" w:space="0" w:color="auto"/>
            </w:tcBorders>
          </w:tcPr>
          <w:p w14:paraId="002194F7" w14:textId="77777777" w:rsidR="00372795" w:rsidRPr="00E24AFB" w:rsidRDefault="00372795">
            <w:pPr>
              <w:keepNext/>
              <w:keepLines/>
              <w:tabs>
                <w:tab w:val="left" w:pos="540"/>
              </w:tabs>
              <w:ind w:left="540"/>
              <w:rPr>
                <w:rFonts w:cs="Tahoma"/>
                <w:sz w:val="18"/>
              </w:rPr>
            </w:pPr>
          </w:p>
        </w:tc>
        <w:tc>
          <w:tcPr>
            <w:tcW w:w="3690" w:type="dxa"/>
            <w:tcBorders>
              <w:top w:val="single" w:sz="6" w:space="0" w:color="auto"/>
              <w:left w:val="single" w:sz="6" w:space="0" w:color="auto"/>
              <w:bottom w:val="single" w:sz="6" w:space="0" w:color="auto"/>
              <w:right w:val="single" w:sz="12" w:space="0" w:color="auto"/>
            </w:tcBorders>
          </w:tcPr>
          <w:p w14:paraId="235C8087" w14:textId="77777777" w:rsidR="00372795" w:rsidRPr="00E24AFB" w:rsidRDefault="00372795">
            <w:pPr>
              <w:keepNext/>
              <w:keepLines/>
              <w:tabs>
                <w:tab w:val="left" w:pos="540"/>
              </w:tabs>
              <w:ind w:left="540"/>
              <w:rPr>
                <w:rFonts w:cs="Tahoma"/>
                <w:sz w:val="18"/>
              </w:rPr>
            </w:pPr>
          </w:p>
        </w:tc>
      </w:tr>
      <w:tr w:rsidR="00372795" w:rsidRPr="00E24AFB" w14:paraId="0C285C21" w14:textId="77777777" w:rsidTr="00372795">
        <w:tc>
          <w:tcPr>
            <w:tcW w:w="1818" w:type="dxa"/>
            <w:tcBorders>
              <w:top w:val="single" w:sz="6" w:space="0" w:color="auto"/>
              <w:left w:val="single" w:sz="12" w:space="0" w:color="auto"/>
              <w:bottom w:val="single" w:sz="12" w:space="0" w:color="auto"/>
              <w:right w:val="single" w:sz="6" w:space="0" w:color="auto"/>
            </w:tcBorders>
          </w:tcPr>
          <w:p w14:paraId="6B79D71C" w14:textId="77777777" w:rsidR="00372795" w:rsidRPr="00E24AFB" w:rsidRDefault="00372795">
            <w:pPr>
              <w:keepNext/>
              <w:keepLines/>
              <w:tabs>
                <w:tab w:val="left" w:pos="540"/>
              </w:tabs>
              <w:ind w:left="540"/>
              <w:rPr>
                <w:rFonts w:cs="Tahoma"/>
                <w:sz w:val="18"/>
              </w:rPr>
            </w:pPr>
          </w:p>
        </w:tc>
        <w:tc>
          <w:tcPr>
            <w:tcW w:w="2160" w:type="dxa"/>
            <w:tcBorders>
              <w:top w:val="single" w:sz="6" w:space="0" w:color="auto"/>
              <w:left w:val="single" w:sz="6" w:space="0" w:color="auto"/>
              <w:bottom w:val="single" w:sz="12" w:space="0" w:color="auto"/>
              <w:right w:val="single" w:sz="6" w:space="0" w:color="auto"/>
            </w:tcBorders>
          </w:tcPr>
          <w:p w14:paraId="3C3E3134" w14:textId="77777777" w:rsidR="00372795" w:rsidRPr="00E24AFB" w:rsidRDefault="00372795">
            <w:pPr>
              <w:keepNext/>
              <w:keepLines/>
              <w:tabs>
                <w:tab w:val="left" w:pos="540"/>
              </w:tabs>
              <w:ind w:left="540"/>
              <w:rPr>
                <w:rFonts w:cs="Tahoma"/>
                <w:sz w:val="18"/>
              </w:rPr>
            </w:pPr>
          </w:p>
        </w:tc>
        <w:tc>
          <w:tcPr>
            <w:tcW w:w="1782" w:type="dxa"/>
            <w:tcBorders>
              <w:top w:val="single" w:sz="6" w:space="0" w:color="auto"/>
              <w:left w:val="single" w:sz="6" w:space="0" w:color="auto"/>
              <w:bottom w:val="single" w:sz="12" w:space="0" w:color="auto"/>
              <w:right w:val="single" w:sz="6" w:space="0" w:color="auto"/>
            </w:tcBorders>
          </w:tcPr>
          <w:p w14:paraId="38F25E40" w14:textId="77777777" w:rsidR="00372795" w:rsidRPr="00E24AFB" w:rsidRDefault="00372795">
            <w:pPr>
              <w:keepNext/>
              <w:keepLines/>
              <w:tabs>
                <w:tab w:val="left" w:pos="540"/>
              </w:tabs>
              <w:ind w:left="540"/>
              <w:rPr>
                <w:rFonts w:cs="Tahoma"/>
                <w:sz w:val="18"/>
              </w:rPr>
            </w:pPr>
          </w:p>
        </w:tc>
        <w:tc>
          <w:tcPr>
            <w:tcW w:w="3690" w:type="dxa"/>
            <w:tcBorders>
              <w:top w:val="single" w:sz="6" w:space="0" w:color="auto"/>
              <w:left w:val="single" w:sz="6" w:space="0" w:color="auto"/>
              <w:bottom w:val="single" w:sz="12" w:space="0" w:color="auto"/>
              <w:right w:val="single" w:sz="12" w:space="0" w:color="auto"/>
            </w:tcBorders>
          </w:tcPr>
          <w:p w14:paraId="4516863B" w14:textId="77777777" w:rsidR="00372795" w:rsidRPr="00E24AFB" w:rsidRDefault="00372795">
            <w:pPr>
              <w:keepNext/>
              <w:keepLines/>
              <w:tabs>
                <w:tab w:val="left" w:pos="540"/>
              </w:tabs>
              <w:ind w:left="540"/>
              <w:rPr>
                <w:rFonts w:cs="Tahoma"/>
                <w:sz w:val="18"/>
              </w:rPr>
            </w:pPr>
          </w:p>
        </w:tc>
      </w:tr>
    </w:tbl>
    <w:p w14:paraId="0363178A" w14:textId="77777777" w:rsidR="00372795" w:rsidRPr="00E24AFB" w:rsidRDefault="00372795" w:rsidP="00372795">
      <w:pPr>
        <w:pStyle w:val="TOAHeading"/>
        <w:tabs>
          <w:tab w:val="left" w:pos="540"/>
        </w:tabs>
        <w:ind w:left="540"/>
        <w:rPr>
          <w:rFonts w:ascii="Tahoma" w:hAnsi="Tahoma"/>
        </w:rPr>
      </w:pPr>
      <w:r w:rsidRPr="00E24AFB">
        <w:rPr>
          <w:rFonts w:ascii="Tahoma" w:hAnsi="Tahoma"/>
        </w:rPr>
        <w:t>Related or Reference Documents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7"/>
        <w:gridCol w:w="2250"/>
        <w:gridCol w:w="900"/>
        <w:gridCol w:w="3173"/>
      </w:tblGrid>
      <w:tr w:rsidR="00372795" w:rsidRPr="00E24AFB" w14:paraId="3F23AF98" w14:textId="77777777" w:rsidTr="00080242">
        <w:trPr>
          <w:tblHeader/>
        </w:trPr>
        <w:tc>
          <w:tcPr>
            <w:tcW w:w="3127" w:type="dxa"/>
            <w:tcBorders>
              <w:top w:val="single" w:sz="4" w:space="0" w:color="auto"/>
              <w:left w:val="single" w:sz="4" w:space="0" w:color="auto"/>
              <w:bottom w:val="single" w:sz="4" w:space="0" w:color="auto"/>
              <w:right w:val="single" w:sz="4" w:space="0" w:color="auto"/>
            </w:tcBorders>
            <w:shd w:val="clear" w:color="auto" w:fill="17365D"/>
            <w:hideMark/>
          </w:tcPr>
          <w:p w14:paraId="0B8AA96E" w14:textId="77777777" w:rsidR="00372795" w:rsidRPr="00E24AFB" w:rsidRDefault="00372795">
            <w:pPr>
              <w:keepNext/>
              <w:keepLines/>
              <w:tabs>
                <w:tab w:val="left" w:pos="540"/>
              </w:tabs>
              <w:ind w:left="540"/>
              <w:rPr>
                <w:rFonts w:cs="Tahoma"/>
                <w:b/>
              </w:rPr>
            </w:pPr>
            <w:r w:rsidRPr="00E24AFB">
              <w:rPr>
                <w:rFonts w:cs="Tahoma"/>
                <w:b/>
              </w:rPr>
              <w:t xml:space="preserve">Document Name </w:t>
            </w:r>
          </w:p>
        </w:tc>
        <w:tc>
          <w:tcPr>
            <w:tcW w:w="2250" w:type="dxa"/>
            <w:tcBorders>
              <w:top w:val="single" w:sz="4" w:space="0" w:color="auto"/>
              <w:left w:val="single" w:sz="4" w:space="0" w:color="auto"/>
              <w:bottom w:val="single" w:sz="4" w:space="0" w:color="auto"/>
              <w:right w:val="single" w:sz="4" w:space="0" w:color="auto"/>
            </w:tcBorders>
            <w:shd w:val="clear" w:color="auto" w:fill="17365D"/>
            <w:hideMark/>
          </w:tcPr>
          <w:p w14:paraId="61929F73" w14:textId="77777777" w:rsidR="00372795" w:rsidRPr="00E24AFB" w:rsidRDefault="00372795">
            <w:pPr>
              <w:keepNext/>
              <w:keepLines/>
              <w:tabs>
                <w:tab w:val="left" w:pos="540"/>
              </w:tabs>
              <w:ind w:left="540"/>
              <w:rPr>
                <w:rFonts w:cs="Tahoma"/>
                <w:b/>
              </w:rPr>
            </w:pPr>
            <w:r w:rsidRPr="00E24AFB">
              <w:rPr>
                <w:rFonts w:cs="Tahoma"/>
                <w:b/>
              </w:rPr>
              <w:t>Description</w:t>
            </w:r>
          </w:p>
        </w:tc>
        <w:tc>
          <w:tcPr>
            <w:tcW w:w="900" w:type="dxa"/>
            <w:tcBorders>
              <w:top w:val="single" w:sz="4" w:space="0" w:color="auto"/>
              <w:left w:val="single" w:sz="4" w:space="0" w:color="auto"/>
              <w:bottom w:val="single" w:sz="4" w:space="0" w:color="auto"/>
              <w:right w:val="single" w:sz="4" w:space="0" w:color="auto"/>
            </w:tcBorders>
            <w:shd w:val="clear" w:color="auto" w:fill="17365D"/>
            <w:hideMark/>
          </w:tcPr>
          <w:p w14:paraId="50FBEB59" w14:textId="77777777" w:rsidR="00372795" w:rsidRPr="00E24AFB" w:rsidRDefault="00372795" w:rsidP="00372795">
            <w:pPr>
              <w:keepNext/>
              <w:keepLines/>
              <w:tabs>
                <w:tab w:val="left" w:pos="540"/>
              </w:tabs>
              <w:rPr>
                <w:rFonts w:cs="Tahoma"/>
                <w:b/>
              </w:rPr>
            </w:pPr>
            <w:r w:rsidRPr="00E24AFB">
              <w:rPr>
                <w:rFonts w:cs="Tahoma"/>
                <w:b/>
              </w:rPr>
              <w:t xml:space="preserve">   Owner</w:t>
            </w:r>
          </w:p>
        </w:tc>
        <w:tc>
          <w:tcPr>
            <w:tcW w:w="3173" w:type="dxa"/>
            <w:tcBorders>
              <w:top w:val="single" w:sz="4" w:space="0" w:color="auto"/>
              <w:left w:val="single" w:sz="4" w:space="0" w:color="auto"/>
              <w:bottom w:val="single" w:sz="4" w:space="0" w:color="auto"/>
              <w:right w:val="single" w:sz="4" w:space="0" w:color="auto"/>
            </w:tcBorders>
            <w:shd w:val="clear" w:color="auto" w:fill="17365D"/>
            <w:hideMark/>
          </w:tcPr>
          <w:p w14:paraId="6B8096BD" w14:textId="77777777" w:rsidR="00372795" w:rsidRPr="00E24AFB" w:rsidRDefault="00372795" w:rsidP="00372795">
            <w:pPr>
              <w:keepNext/>
              <w:keepLines/>
              <w:tabs>
                <w:tab w:val="left" w:pos="540"/>
              </w:tabs>
              <w:rPr>
                <w:rFonts w:cs="Tahoma"/>
                <w:b/>
              </w:rPr>
            </w:pPr>
            <w:r w:rsidRPr="00E24AFB">
              <w:rPr>
                <w:rFonts w:cs="Tahoma"/>
                <w:b/>
              </w:rPr>
              <w:t xml:space="preserve">  Location</w:t>
            </w:r>
          </w:p>
        </w:tc>
      </w:tr>
      <w:tr w:rsidR="00AE3877" w:rsidRPr="00E24AFB" w14:paraId="5F3FFC27" w14:textId="77777777" w:rsidTr="00080242">
        <w:tc>
          <w:tcPr>
            <w:tcW w:w="3127" w:type="dxa"/>
            <w:tcBorders>
              <w:top w:val="single" w:sz="4" w:space="0" w:color="auto"/>
              <w:left w:val="single" w:sz="4" w:space="0" w:color="auto"/>
              <w:bottom w:val="single" w:sz="4" w:space="0" w:color="auto"/>
              <w:right w:val="single" w:sz="4" w:space="0" w:color="auto"/>
            </w:tcBorders>
          </w:tcPr>
          <w:p w14:paraId="57143974" w14:textId="63FE5D00" w:rsidR="00AE3877" w:rsidRPr="00E24AFB" w:rsidRDefault="00AE3877" w:rsidP="00AE3877">
            <w:pPr>
              <w:keepNext/>
              <w:keepLines/>
              <w:tabs>
                <w:tab w:val="left" w:pos="540"/>
              </w:tabs>
              <w:rPr>
                <w:rFonts w:cs="Tahoma"/>
                <w:sz w:val="18"/>
              </w:rPr>
            </w:pPr>
            <w:r w:rsidRPr="00AE3877">
              <w:rPr>
                <w:rFonts w:cs="Tahoma"/>
              </w:rPr>
              <w:t>Fanatics_Triple Crown_BRD_Financial_v2.0.docx</w:t>
            </w:r>
          </w:p>
        </w:tc>
        <w:tc>
          <w:tcPr>
            <w:tcW w:w="2250" w:type="dxa"/>
            <w:tcBorders>
              <w:top w:val="single" w:sz="4" w:space="0" w:color="auto"/>
              <w:left w:val="single" w:sz="4" w:space="0" w:color="auto"/>
              <w:bottom w:val="single" w:sz="4" w:space="0" w:color="auto"/>
              <w:right w:val="single" w:sz="4" w:space="0" w:color="auto"/>
            </w:tcBorders>
          </w:tcPr>
          <w:p w14:paraId="3DECEBCF" w14:textId="01FDE86B" w:rsidR="00AE3877" w:rsidRPr="00E24AFB" w:rsidRDefault="00AE3877" w:rsidP="00AE3877">
            <w:pPr>
              <w:keepNext/>
              <w:keepLines/>
              <w:tabs>
                <w:tab w:val="left" w:pos="540"/>
              </w:tabs>
              <w:rPr>
                <w:rFonts w:cs="Tahoma"/>
                <w:sz w:val="18"/>
              </w:rPr>
            </w:pPr>
            <w:r w:rsidRPr="00137B47">
              <w:rPr>
                <w:rFonts w:cs="Tahoma"/>
                <w:sz w:val="18"/>
              </w:rPr>
              <w:t>Requirements document</w:t>
            </w:r>
          </w:p>
        </w:tc>
        <w:tc>
          <w:tcPr>
            <w:tcW w:w="900" w:type="dxa"/>
            <w:tcBorders>
              <w:top w:val="single" w:sz="4" w:space="0" w:color="auto"/>
              <w:left w:val="single" w:sz="4" w:space="0" w:color="auto"/>
              <w:bottom w:val="single" w:sz="4" w:space="0" w:color="auto"/>
              <w:right w:val="single" w:sz="4" w:space="0" w:color="auto"/>
            </w:tcBorders>
          </w:tcPr>
          <w:p w14:paraId="451F47C7" w14:textId="77777777" w:rsidR="00AE3877" w:rsidRPr="00E24AFB" w:rsidRDefault="00AE3877" w:rsidP="00AE3877">
            <w:pPr>
              <w:keepNext/>
              <w:keepLines/>
              <w:tabs>
                <w:tab w:val="left" w:pos="540"/>
              </w:tabs>
              <w:ind w:left="540"/>
              <w:rPr>
                <w:rFonts w:cs="Tahoma"/>
                <w:sz w:val="18"/>
              </w:rPr>
            </w:pPr>
          </w:p>
        </w:tc>
        <w:tc>
          <w:tcPr>
            <w:tcW w:w="3173" w:type="dxa"/>
            <w:tcBorders>
              <w:top w:val="single" w:sz="4" w:space="0" w:color="auto"/>
              <w:left w:val="single" w:sz="4" w:space="0" w:color="auto"/>
              <w:bottom w:val="single" w:sz="4" w:space="0" w:color="auto"/>
              <w:right w:val="single" w:sz="4" w:space="0" w:color="auto"/>
            </w:tcBorders>
          </w:tcPr>
          <w:p w14:paraId="27616A83" w14:textId="74827478" w:rsidR="00AE3877" w:rsidRPr="00E24AFB" w:rsidRDefault="001F1D16" w:rsidP="00AE3877">
            <w:pPr>
              <w:keepNext/>
              <w:keepLines/>
              <w:tabs>
                <w:tab w:val="left" w:pos="540"/>
              </w:tabs>
              <w:ind w:left="540"/>
              <w:rPr>
                <w:rFonts w:cs="Tahoma"/>
                <w:sz w:val="18"/>
              </w:rPr>
            </w:pPr>
            <w:hyperlink r:id="rId11" w:history="1">
              <w:r w:rsidR="00AE3877">
                <w:rPr>
                  <w:rStyle w:val="Hyperlink"/>
                </w:rPr>
                <w:t>Fanatics_Triple Crown_BRD_Financial_v2.0.docx</w:t>
              </w:r>
            </w:hyperlink>
          </w:p>
        </w:tc>
      </w:tr>
      <w:tr w:rsidR="00AE3877" w:rsidRPr="00E24AFB" w14:paraId="69AFEA6E" w14:textId="77777777" w:rsidTr="00080242">
        <w:tc>
          <w:tcPr>
            <w:tcW w:w="3127" w:type="dxa"/>
            <w:tcBorders>
              <w:top w:val="single" w:sz="4" w:space="0" w:color="auto"/>
              <w:left w:val="single" w:sz="4" w:space="0" w:color="auto"/>
              <w:bottom w:val="single" w:sz="4" w:space="0" w:color="auto"/>
              <w:right w:val="single" w:sz="4" w:space="0" w:color="auto"/>
            </w:tcBorders>
          </w:tcPr>
          <w:p w14:paraId="34B958D5" w14:textId="561290A0" w:rsidR="00AE3877" w:rsidRPr="00E24AFB" w:rsidRDefault="00AE3877" w:rsidP="00AE3877">
            <w:pPr>
              <w:keepNext/>
              <w:keepLines/>
              <w:tabs>
                <w:tab w:val="left" w:pos="540"/>
              </w:tabs>
              <w:rPr>
                <w:rFonts w:cs="Tahoma"/>
                <w:sz w:val="18"/>
              </w:rPr>
            </w:pPr>
            <w:r w:rsidRPr="00137B47">
              <w:rPr>
                <w:rFonts w:cs="Tahoma"/>
                <w:sz w:val="18"/>
              </w:rPr>
              <w:t>Fanatics OMS Solution Document - version 0.4</w:t>
            </w:r>
          </w:p>
        </w:tc>
        <w:tc>
          <w:tcPr>
            <w:tcW w:w="2250" w:type="dxa"/>
            <w:tcBorders>
              <w:top w:val="single" w:sz="4" w:space="0" w:color="auto"/>
              <w:left w:val="single" w:sz="4" w:space="0" w:color="auto"/>
              <w:bottom w:val="single" w:sz="4" w:space="0" w:color="auto"/>
              <w:right w:val="single" w:sz="4" w:space="0" w:color="auto"/>
            </w:tcBorders>
          </w:tcPr>
          <w:p w14:paraId="4591B61A" w14:textId="21432920" w:rsidR="00AE3877" w:rsidRPr="00E24AFB" w:rsidRDefault="00AE3877" w:rsidP="00AE3877">
            <w:pPr>
              <w:keepNext/>
              <w:keepLines/>
              <w:tabs>
                <w:tab w:val="left" w:pos="540"/>
              </w:tabs>
              <w:rPr>
                <w:rFonts w:cs="Tahoma"/>
                <w:sz w:val="18"/>
              </w:rPr>
            </w:pPr>
            <w:r w:rsidRPr="00137B47">
              <w:rPr>
                <w:rFonts w:cs="Tahoma"/>
                <w:sz w:val="18"/>
              </w:rPr>
              <w:t>Solution design document</w:t>
            </w:r>
          </w:p>
        </w:tc>
        <w:tc>
          <w:tcPr>
            <w:tcW w:w="900" w:type="dxa"/>
            <w:tcBorders>
              <w:top w:val="single" w:sz="4" w:space="0" w:color="auto"/>
              <w:left w:val="single" w:sz="4" w:space="0" w:color="auto"/>
              <w:bottom w:val="single" w:sz="4" w:space="0" w:color="auto"/>
              <w:right w:val="single" w:sz="4" w:space="0" w:color="auto"/>
            </w:tcBorders>
          </w:tcPr>
          <w:p w14:paraId="0203CB4E" w14:textId="77777777" w:rsidR="00AE3877" w:rsidRPr="00E24AFB" w:rsidRDefault="00AE3877" w:rsidP="00AE3877">
            <w:pPr>
              <w:keepNext/>
              <w:keepLines/>
              <w:tabs>
                <w:tab w:val="left" w:pos="540"/>
              </w:tabs>
              <w:ind w:left="540"/>
              <w:rPr>
                <w:rFonts w:cs="Tahoma"/>
                <w:sz w:val="18"/>
              </w:rPr>
            </w:pPr>
          </w:p>
        </w:tc>
        <w:tc>
          <w:tcPr>
            <w:tcW w:w="3173" w:type="dxa"/>
            <w:tcBorders>
              <w:top w:val="single" w:sz="4" w:space="0" w:color="auto"/>
              <w:left w:val="single" w:sz="4" w:space="0" w:color="auto"/>
              <w:bottom w:val="single" w:sz="4" w:space="0" w:color="auto"/>
              <w:right w:val="single" w:sz="4" w:space="0" w:color="auto"/>
            </w:tcBorders>
          </w:tcPr>
          <w:p w14:paraId="669B2A3A" w14:textId="288D8778" w:rsidR="00AE3877" w:rsidRPr="00E24AFB" w:rsidRDefault="001F1D16" w:rsidP="00AE3877">
            <w:pPr>
              <w:keepNext/>
              <w:keepLines/>
              <w:tabs>
                <w:tab w:val="left" w:pos="540"/>
              </w:tabs>
              <w:ind w:left="540"/>
              <w:rPr>
                <w:rFonts w:cs="Tahoma"/>
                <w:sz w:val="18"/>
              </w:rPr>
            </w:pPr>
            <w:hyperlink r:id="rId12" w:history="1">
              <w:r w:rsidR="00AE3877" w:rsidRPr="00137B47">
                <w:rPr>
                  <w:rStyle w:val="Hyperlink"/>
                  <w:rFonts w:cs="Tahoma"/>
                  <w:sz w:val="18"/>
                </w:rPr>
                <w:t>Fanatics OMS Solution Document - version 0.4</w:t>
              </w:r>
            </w:hyperlink>
            <w:r w:rsidR="00AE3877" w:rsidRPr="00137B47">
              <w:rPr>
                <w:rFonts w:cs="Tahoma"/>
                <w:sz w:val="18"/>
              </w:rPr>
              <w:t xml:space="preserve"> </w:t>
            </w:r>
          </w:p>
        </w:tc>
      </w:tr>
      <w:tr w:rsidR="00AE3877" w:rsidRPr="00E24AFB" w14:paraId="08D8D775" w14:textId="77777777" w:rsidTr="00080242">
        <w:tc>
          <w:tcPr>
            <w:tcW w:w="3127" w:type="dxa"/>
            <w:tcBorders>
              <w:top w:val="single" w:sz="4" w:space="0" w:color="auto"/>
              <w:left w:val="single" w:sz="4" w:space="0" w:color="auto"/>
              <w:bottom w:val="single" w:sz="4" w:space="0" w:color="auto"/>
              <w:right w:val="single" w:sz="4" w:space="0" w:color="auto"/>
            </w:tcBorders>
          </w:tcPr>
          <w:p w14:paraId="56E947E4" w14:textId="6296B404" w:rsidR="00AE3877" w:rsidRPr="00E24AFB" w:rsidRDefault="00145A9A" w:rsidP="00AE3877">
            <w:pPr>
              <w:keepNext/>
              <w:keepLines/>
              <w:tabs>
                <w:tab w:val="left" w:pos="540"/>
              </w:tabs>
              <w:rPr>
                <w:rFonts w:cs="Tahoma"/>
                <w:sz w:val="18"/>
              </w:rPr>
            </w:pPr>
            <w:r w:rsidRPr="00145A9A">
              <w:rPr>
                <w:rFonts w:cs="Tahoma"/>
                <w:sz w:val="18"/>
              </w:rPr>
              <w:t>OMS Payment Settlement</w:t>
            </w:r>
          </w:p>
        </w:tc>
        <w:tc>
          <w:tcPr>
            <w:tcW w:w="2250" w:type="dxa"/>
            <w:tcBorders>
              <w:top w:val="single" w:sz="4" w:space="0" w:color="auto"/>
              <w:left w:val="single" w:sz="4" w:space="0" w:color="auto"/>
              <w:bottom w:val="single" w:sz="4" w:space="0" w:color="auto"/>
              <w:right w:val="single" w:sz="4" w:space="0" w:color="auto"/>
            </w:tcBorders>
          </w:tcPr>
          <w:p w14:paraId="4E77DD87" w14:textId="12F893AF" w:rsidR="00AE3877" w:rsidRPr="00E24AFB" w:rsidRDefault="00AE3877" w:rsidP="00AE3877">
            <w:pPr>
              <w:keepNext/>
              <w:keepLines/>
              <w:tabs>
                <w:tab w:val="left" w:pos="540"/>
              </w:tabs>
              <w:rPr>
                <w:rFonts w:cs="Tahoma"/>
                <w:sz w:val="18"/>
              </w:rPr>
            </w:pPr>
            <w:r w:rsidRPr="00137B47">
              <w:rPr>
                <w:rFonts w:cs="Tahoma"/>
                <w:sz w:val="18"/>
              </w:rPr>
              <w:t>Mapping Document</w:t>
            </w:r>
          </w:p>
        </w:tc>
        <w:tc>
          <w:tcPr>
            <w:tcW w:w="900" w:type="dxa"/>
            <w:tcBorders>
              <w:top w:val="single" w:sz="4" w:space="0" w:color="auto"/>
              <w:left w:val="single" w:sz="4" w:space="0" w:color="auto"/>
              <w:bottom w:val="single" w:sz="4" w:space="0" w:color="auto"/>
              <w:right w:val="single" w:sz="4" w:space="0" w:color="auto"/>
            </w:tcBorders>
          </w:tcPr>
          <w:p w14:paraId="677A6CDE" w14:textId="77777777" w:rsidR="00AE3877" w:rsidRPr="00E24AFB" w:rsidRDefault="00AE3877" w:rsidP="00AE3877">
            <w:pPr>
              <w:keepNext/>
              <w:keepLines/>
              <w:tabs>
                <w:tab w:val="left" w:pos="540"/>
              </w:tabs>
              <w:ind w:left="540"/>
              <w:rPr>
                <w:rFonts w:cs="Tahoma"/>
                <w:sz w:val="18"/>
              </w:rPr>
            </w:pPr>
          </w:p>
        </w:tc>
        <w:tc>
          <w:tcPr>
            <w:tcW w:w="3173" w:type="dxa"/>
            <w:tcBorders>
              <w:top w:val="single" w:sz="4" w:space="0" w:color="auto"/>
              <w:left w:val="single" w:sz="4" w:space="0" w:color="auto"/>
              <w:bottom w:val="single" w:sz="4" w:space="0" w:color="auto"/>
              <w:right w:val="single" w:sz="4" w:space="0" w:color="auto"/>
            </w:tcBorders>
          </w:tcPr>
          <w:p w14:paraId="5EAF5EE8" w14:textId="13942417" w:rsidR="00AE3877" w:rsidRPr="00E24AFB" w:rsidRDefault="001F1D16" w:rsidP="00AE3877">
            <w:pPr>
              <w:keepNext/>
              <w:keepLines/>
              <w:tabs>
                <w:tab w:val="left" w:pos="540"/>
              </w:tabs>
              <w:ind w:left="540"/>
              <w:rPr>
                <w:rFonts w:cs="Tahoma"/>
                <w:sz w:val="18"/>
              </w:rPr>
            </w:pPr>
            <w:hyperlink r:id="rId13" w:history="1">
              <w:r w:rsidR="00145A9A">
                <w:rPr>
                  <w:rStyle w:val="Hyperlink"/>
                </w:rPr>
                <w:t xml:space="preserve">OMS Payment Settlement </w:t>
              </w:r>
            </w:hyperlink>
          </w:p>
        </w:tc>
      </w:tr>
    </w:tbl>
    <w:p w14:paraId="1CC17C5E" w14:textId="77777777" w:rsidR="00372795" w:rsidRPr="00E24AFB" w:rsidRDefault="00372795" w:rsidP="00372795">
      <w:pPr>
        <w:pStyle w:val="TOAHeading"/>
        <w:tabs>
          <w:tab w:val="left" w:pos="540"/>
        </w:tabs>
        <w:ind w:left="540"/>
        <w:rPr>
          <w:rFonts w:ascii="Tahoma" w:hAnsi="Tahoma"/>
        </w:rPr>
      </w:pPr>
      <w:r w:rsidRPr="00E24AFB">
        <w:rPr>
          <w:rFonts w:ascii="Tahoma" w:hAnsi="Tahoma"/>
        </w:rPr>
        <w:t>Useful URL’s</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3"/>
        <w:gridCol w:w="5102"/>
      </w:tblGrid>
      <w:tr w:rsidR="00372795" w:rsidRPr="00E24AFB" w14:paraId="35FBFD8E" w14:textId="77777777" w:rsidTr="00372795">
        <w:trPr>
          <w:tblHeader/>
        </w:trPr>
        <w:tc>
          <w:tcPr>
            <w:tcW w:w="4423" w:type="dxa"/>
            <w:tcBorders>
              <w:top w:val="single" w:sz="4" w:space="0" w:color="auto"/>
              <w:left w:val="single" w:sz="4" w:space="0" w:color="auto"/>
              <w:bottom w:val="single" w:sz="4" w:space="0" w:color="auto"/>
              <w:right w:val="single" w:sz="4" w:space="0" w:color="auto"/>
            </w:tcBorders>
            <w:shd w:val="clear" w:color="auto" w:fill="17365D"/>
            <w:hideMark/>
          </w:tcPr>
          <w:p w14:paraId="45CCE609" w14:textId="77777777" w:rsidR="00372795" w:rsidRPr="00E24AFB" w:rsidRDefault="00372795">
            <w:pPr>
              <w:keepNext/>
              <w:keepLines/>
              <w:tabs>
                <w:tab w:val="left" w:pos="540"/>
              </w:tabs>
              <w:ind w:left="540"/>
              <w:rPr>
                <w:rFonts w:cs="Tahoma"/>
                <w:b/>
              </w:rPr>
            </w:pPr>
            <w:r w:rsidRPr="00E24AFB">
              <w:rPr>
                <w:rFonts w:cs="Tahoma"/>
                <w:b/>
              </w:rPr>
              <w:t xml:space="preserve">URL </w:t>
            </w:r>
          </w:p>
        </w:tc>
        <w:tc>
          <w:tcPr>
            <w:tcW w:w="5103" w:type="dxa"/>
            <w:tcBorders>
              <w:top w:val="single" w:sz="4" w:space="0" w:color="auto"/>
              <w:left w:val="single" w:sz="4" w:space="0" w:color="auto"/>
              <w:bottom w:val="single" w:sz="4" w:space="0" w:color="auto"/>
              <w:right w:val="single" w:sz="4" w:space="0" w:color="auto"/>
            </w:tcBorders>
            <w:shd w:val="clear" w:color="auto" w:fill="17365D"/>
            <w:hideMark/>
          </w:tcPr>
          <w:p w14:paraId="60A1B079" w14:textId="77777777" w:rsidR="00372795" w:rsidRPr="00E24AFB" w:rsidRDefault="00372795">
            <w:pPr>
              <w:keepNext/>
              <w:keepLines/>
              <w:tabs>
                <w:tab w:val="left" w:pos="540"/>
              </w:tabs>
              <w:ind w:left="540"/>
              <w:rPr>
                <w:rFonts w:cs="Tahoma"/>
                <w:b/>
              </w:rPr>
            </w:pPr>
            <w:r w:rsidRPr="00E24AFB">
              <w:rPr>
                <w:rFonts w:cs="Tahoma"/>
                <w:b/>
              </w:rPr>
              <w:t>Description</w:t>
            </w:r>
          </w:p>
        </w:tc>
      </w:tr>
      <w:tr w:rsidR="00372795" w:rsidRPr="00E24AFB" w14:paraId="2B1A76A4" w14:textId="77777777" w:rsidTr="00372795">
        <w:tc>
          <w:tcPr>
            <w:tcW w:w="4423" w:type="dxa"/>
            <w:tcBorders>
              <w:top w:val="single" w:sz="4" w:space="0" w:color="auto"/>
              <w:left w:val="single" w:sz="4" w:space="0" w:color="auto"/>
              <w:bottom w:val="single" w:sz="4" w:space="0" w:color="auto"/>
              <w:right w:val="single" w:sz="4" w:space="0" w:color="auto"/>
            </w:tcBorders>
          </w:tcPr>
          <w:p w14:paraId="1F3B0422" w14:textId="77777777" w:rsidR="00372795" w:rsidRPr="00E24AFB" w:rsidRDefault="00372795">
            <w:pPr>
              <w:keepNext/>
              <w:keepLines/>
              <w:tabs>
                <w:tab w:val="left" w:pos="540"/>
              </w:tabs>
              <w:ind w:left="540"/>
              <w:rPr>
                <w:rFonts w:cs="Tahoma"/>
                <w:sz w:val="18"/>
              </w:rPr>
            </w:pPr>
          </w:p>
        </w:tc>
        <w:tc>
          <w:tcPr>
            <w:tcW w:w="5103" w:type="dxa"/>
            <w:tcBorders>
              <w:top w:val="single" w:sz="4" w:space="0" w:color="auto"/>
              <w:left w:val="single" w:sz="4" w:space="0" w:color="auto"/>
              <w:bottom w:val="single" w:sz="4" w:space="0" w:color="auto"/>
              <w:right w:val="single" w:sz="4" w:space="0" w:color="auto"/>
            </w:tcBorders>
          </w:tcPr>
          <w:p w14:paraId="361A5422" w14:textId="77777777" w:rsidR="00372795" w:rsidRPr="00E24AFB" w:rsidRDefault="00372795">
            <w:pPr>
              <w:keepNext/>
              <w:keepLines/>
              <w:tabs>
                <w:tab w:val="left" w:pos="540"/>
              </w:tabs>
              <w:ind w:left="540"/>
              <w:rPr>
                <w:rFonts w:cs="Tahoma"/>
                <w:sz w:val="18"/>
              </w:rPr>
            </w:pPr>
          </w:p>
        </w:tc>
      </w:tr>
      <w:tr w:rsidR="00372795" w:rsidRPr="00E24AFB" w14:paraId="2434B3C7" w14:textId="77777777" w:rsidTr="00372795">
        <w:tc>
          <w:tcPr>
            <w:tcW w:w="4423" w:type="dxa"/>
            <w:tcBorders>
              <w:top w:val="single" w:sz="4" w:space="0" w:color="auto"/>
              <w:left w:val="single" w:sz="4" w:space="0" w:color="auto"/>
              <w:bottom w:val="single" w:sz="4" w:space="0" w:color="auto"/>
              <w:right w:val="single" w:sz="4" w:space="0" w:color="auto"/>
            </w:tcBorders>
          </w:tcPr>
          <w:p w14:paraId="314646B3" w14:textId="77777777" w:rsidR="00372795" w:rsidRPr="00E24AFB" w:rsidRDefault="00372795">
            <w:pPr>
              <w:keepNext/>
              <w:keepLines/>
              <w:tabs>
                <w:tab w:val="left" w:pos="540"/>
              </w:tabs>
              <w:ind w:left="540"/>
              <w:rPr>
                <w:rFonts w:cs="Tahoma"/>
                <w:sz w:val="18"/>
              </w:rPr>
            </w:pPr>
          </w:p>
        </w:tc>
        <w:tc>
          <w:tcPr>
            <w:tcW w:w="5103" w:type="dxa"/>
            <w:tcBorders>
              <w:top w:val="single" w:sz="4" w:space="0" w:color="auto"/>
              <w:left w:val="single" w:sz="4" w:space="0" w:color="auto"/>
              <w:bottom w:val="single" w:sz="4" w:space="0" w:color="auto"/>
              <w:right w:val="single" w:sz="4" w:space="0" w:color="auto"/>
            </w:tcBorders>
          </w:tcPr>
          <w:p w14:paraId="701301B0" w14:textId="77777777" w:rsidR="00372795" w:rsidRPr="00E24AFB" w:rsidRDefault="00372795">
            <w:pPr>
              <w:keepNext/>
              <w:keepLines/>
              <w:tabs>
                <w:tab w:val="left" w:pos="540"/>
              </w:tabs>
              <w:ind w:left="540"/>
              <w:rPr>
                <w:rFonts w:cs="Tahoma"/>
                <w:sz w:val="18"/>
              </w:rPr>
            </w:pPr>
          </w:p>
        </w:tc>
      </w:tr>
      <w:tr w:rsidR="00372795" w:rsidRPr="00E24AFB" w14:paraId="13EEB7BE" w14:textId="77777777" w:rsidTr="00372795">
        <w:tc>
          <w:tcPr>
            <w:tcW w:w="4423" w:type="dxa"/>
            <w:tcBorders>
              <w:top w:val="single" w:sz="4" w:space="0" w:color="auto"/>
              <w:left w:val="single" w:sz="4" w:space="0" w:color="auto"/>
              <w:bottom w:val="single" w:sz="4" w:space="0" w:color="auto"/>
              <w:right w:val="single" w:sz="4" w:space="0" w:color="auto"/>
            </w:tcBorders>
          </w:tcPr>
          <w:p w14:paraId="14E19012" w14:textId="77777777" w:rsidR="00372795" w:rsidRPr="00E24AFB" w:rsidRDefault="00372795">
            <w:pPr>
              <w:keepNext/>
              <w:keepLines/>
              <w:tabs>
                <w:tab w:val="left" w:pos="540"/>
              </w:tabs>
              <w:ind w:left="540"/>
              <w:rPr>
                <w:rFonts w:cs="Tahoma"/>
                <w:sz w:val="18"/>
              </w:rPr>
            </w:pPr>
          </w:p>
        </w:tc>
        <w:tc>
          <w:tcPr>
            <w:tcW w:w="5103" w:type="dxa"/>
            <w:tcBorders>
              <w:top w:val="single" w:sz="4" w:space="0" w:color="auto"/>
              <w:left w:val="single" w:sz="4" w:space="0" w:color="auto"/>
              <w:bottom w:val="single" w:sz="4" w:space="0" w:color="auto"/>
              <w:right w:val="single" w:sz="4" w:space="0" w:color="auto"/>
            </w:tcBorders>
          </w:tcPr>
          <w:p w14:paraId="2C60AD8D" w14:textId="77777777" w:rsidR="00372795" w:rsidRPr="00E24AFB" w:rsidRDefault="00372795">
            <w:pPr>
              <w:keepNext/>
              <w:keepLines/>
              <w:tabs>
                <w:tab w:val="left" w:pos="540"/>
              </w:tabs>
              <w:ind w:left="540"/>
              <w:rPr>
                <w:rFonts w:cs="Tahoma"/>
                <w:sz w:val="18"/>
              </w:rPr>
            </w:pPr>
          </w:p>
        </w:tc>
      </w:tr>
      <w:tr w:rsidR="00372795" w:rsidRPr="00E24AFB" w14:paraId="7A057344" w14:textId="77777777" w:rsidTr="00372795">
        <w:tc>
          <w:tcPr>
            <w:tcW w:w="4423" w:type="dxa"/>
            <w:tcBorders>
              <w:top w:val="single" w:sz="4" w:space="0" w:color="auto"/>
              <w:left w:val="single" w:sz="4" w:space="0" w:color="auto"/>
              <w:bottom w:val="single" w:sz="4" w:space="0" w:color="auto"/>
              <w:right w:val="single" w:sz="4" w:space="0" w:color="auto"/>
            </w:tcBorders>
          </w:tcPr>
          <w:p w14:paraId="480BAC5F" w14:textId="77777777" w:rsidR="00372795" w:rsidRPr="00E24AFB" w:rsidRDefault="00372795">
            <w:pPr>
              <w:keepNext/>
              <w:keepLines/>
              <w:tabs>
                <w:tab w:val="left" w:pos="540"/>
              </w:tabs>
              <w:ind w:left="540"/>
              <w:rPr>
                <w:rFonts w:cs="Tahoma"/>
                <w:sz w:val="18"/>
              </w:rPr>
            </w:pPr>
          </w:p>
        </w:tc>
        <w:tc>
          <w:tcPr>
            <w:tcW w:w="5103" w:type="dxa"/>
            <w:tcBorders>
              <w:top w:val="single" w:sz="4" w:space="0" w:color="auto"/>
              <w:left w:val="single" w:sz="4" w:space="0" w:color="auto"/>
              <w:bottom w:val="single" w:sz="4" w:space="0" w:color="auto"/>
              <w:right w:val="single" w:sz="4" w:space="0" w:color="auto"/>
            </w:tcBorders>
          </w:tcPr>
          <w:p w14:paraId="02E082C5" w14:textId="77777777" w:rsidR="00372795" w:rsidRPr="00E24AFB" w:rsidRDefault="00372795">
            <w:pPr>
              <w:keepNext/>
              <w:keepLines/>
              <w:tabs>
                <w:tab w:val="left" w:pos="540"/>
              </w:tabs>
              <w:ind w:left="540"/>
              <w:rPr>
                <w:rFonts w:cs="Tahoma"/>
                <w:sz w:val="18"/>
              </w:rPr>
            </w:pPr>
          </w:p>
        </w:tc>
      </w:tr>
    </w:tbl>
    <w:p w14:paraId="3E23DE48" w14:textId="77777777" w:rsidR="00372795" w:rsidRPr="00E24AFB" w:rsidRDefault="00372795" w:rsidP="0007436C">
      <w:pPr>
        <w:rPr>
          <w:rFonts w:cs="Tahoma"/>
          <w:bCs/>
        </w:rPr>
      </w:pPr>
    </w:p>
    <w:p w14:paraId="01135431" w14:textId="77777777" w:rsidR="00372795" w:rsidRPr="00E24AFB" w:rsidRDefault="00372795" w:rsidP="0007436C">
      <w:pPr>
        <w:rPr>
          <w:rFonts w:cs="Tahoma"/>
          <w:bCs/>
        </w:rPr>
      </w:pPr>
    </w:p>
    <w:p w14:paraId="5D917BB8" w14:textId="77777777" w:rsidR="00372795" w:rsidRPr="00E24AFB" w:rsidRDefault="00372795" w:rsidP="0007436C">
      <w:pPr>
        <w:rPr>
          <w:rFonts w:cs="Tahoma"/>
          <w:bCs/>
        </w:rPr>
      </w:pPr>
    </w:p>
    <w:p w14:paraId="31442A39" w14:textId="77777777" w:rsidR="00372795" w:rsidRPr="00E24AFB" w:rsidRDefault="00372795" w:rsidP="0007436C">
      <w:pPr>
        <w:rPr>
          <w:rFonts w:cs="Tahoma"/>
          <w:bCs/>
        </w:rPr>
      </w:pPr>
    </w:p>
    <w:p w14:paraId="1F148CA0" w14:textId="77777777" w:rsidR="00372795" w:rsidRPr="00E24AFB" w:rsidRDefault="00372795" w:rsidP="0007436C">
      <w:pPr>
        <w:rPr>
          <w:rFonts w:cs="Tahoma"/>
          <w:bCs/>
        </w:rPr>
      </w:pPr>
    </w:p>
    <w:p w14:paraId="72638746" w14:textId="77777777" w:rsidR="00372795" w:rsidRPr="00E24AFB" w:rsidRDefault="00372795" w:rsidP="0007436C">
      <w:pPr>
        <w:rPr>
          <w:rFonts w:cs="Tahoma"/>
          <w:bCs/>
        </w:rPr>
      </w:pPr>
    </w:p>
    <w:p w14:paraId="6F498EA0" w14:textId="77777777" w:rsidR="00372795" w:rsidRPr="00E24AFB" w:rsidRDefault="00372795" w:rsidP="0007436C">
      <w:pPr>
        <w:rPr>
          <w:rFonts w:cs="Tahoma"/>
          <w:bCs/>
        </w:rPr>
      </w:pPr>
    </w:p>
    <w:p w14:paraId="73F17640" w14:textId="77777777" w:rsidR="00372795" w:rsidRPr="00E24AFB" w:rsidRDefault="00372795" w:rsidP="0007436C">
      <w:pPr>
        <w:rPr>
          <w:rFonts w:cs="Tahoma"/>
          <w:bCs/>
        </w:rPr>
      </w:pPr>
    </w:p>
    <w:p w14:paraId="11526545" w14:textId="77777777" w:rsidR="00372795" w:rsidRPr="00E24AFB" w:rsidRDefault="00372795" w:rsidP="0007436C">
      <w:pPr>
        <w:rPr>
          <w:rFonts w:cs="Tahoma"/>
          <w:bCs/>
        </w:rPr>
      </w:pPr>
    </w:p>
    <w:p w14:paraId="2103D0D3" w14:textId="77777777" w:rsidR="00372795" w:rsidRPr="00E24AFB" w:rsidRDefault="00372795" w:rsidP="0007436C">
      <w:pPr>
        <w:rPr>
          <w:rFonts w:cs="Tahoma"/>
          <w:bCs/>
        </w:rPr>
      </w:pPr>
    </w:p>
    <w:sdt>
      <w:sdtPr>
        <w:rPr>
          <w:rFonts w:ascii="Tahoma" w:eastAsia="Times New Roman" w:hAnsi="Tahoma" w:cs="Times New Roman"/>
          <w:color w:val="auto"/>
          <w:sz w:val="20"/>
          <w:szCs w:val="20"/>
        </w:rPr>
        <w:id w:val="-1454403389"/>
        <w:docPartObj>
          <w:docPartGallery w:val="Table of Contents"/>
          <w:docPartUnique/>
        </w:docPartObj>
      </w:sdtPr>
      <w:sdtEndPr>
        <w:rPr>
          <w:b/>
          <w:bCs/>
          <w:noProof/>
        </w:rPr>
      </w:sdtEndPr>
      <w:sdtContent>
        <w:p w14:paraId="4FB1D39D" w14:textId="77777777" w:rsidR="00314412" w:rsidRDefault="00314412">
          <w:pPr>
            <w:pStyle w:val="TOCHeading"/>
          </w:pPr>
        </w:p>
        <w:p w14:paraId="4B8086D6" w14:textId="13C62D72" w:rsidR="00556481" w:rsidRDefault="00556481">
          <w:pPr>
            <w:pStyle w:val="TOCHeading"/>
          </w:pPr>
          <w:r>
            <w:t>Table of Contents</w:t>
          </w:r>
        </w:p>
        <w:p w14:paraId="63D5EB81" w14:textId="6BD845F0" w:rsidR="00236D63" w:rsidRDefault="00556481">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0752150" w:history="1">
            <w:r w:rsidR="00236D63" w:rsidRPr="002A1CAC">
              <w:rPr>
                <w:rStyle w:val="Hyperlink"/>
                <w:noProof/>
              </w:rPr>
              <w:t>1.</w:t>
            </w:r>
            <w:r w:rsidR="00236D63">
              <w:rPr>
                <w:rFonts w:asciiTheme="minorHAnsi" w:eastAsiaTheme="minorEastAsia" w:hAnsiTheme="minorHAnsi" w:cstheme="minorBidi"/>
                <w:noProof/>
                <w:sz w:val="22"/>
                <w:szCs w:val="22"/>
              </w:rPr>
              <w:tab/>
            </w:r>
            <w:r w:rsidR="00236D63" w:rsidRPr="002A1CAC">
              <w:rPr>
                <w:rStyle w:val="Hyperlink"/>
                <w:noProof/>
              </w:rPr>
              <w:t>Introduction</w:t>
            </w:r>
            <w:r w:rsidR="00236D63">
              <w:rPr>
                <w:noProof/>
                <w:webHidden/>
              </w:rPr>
              <w:tab/>
            </w:r>
            <w:r w:rsidR="00236D63">
              <w:rPr>
                <w:noProof/>
                <w:webHidden/>
              </w:rPr>
              <w:fldChar w:fldCharType="begin"/>
            </w:r>
            <w:r w:rsidR="00236D63">
              <w:rPr>
                <w:noProof/>
                <w:webHidden/>
              </w:rPr>
              <w:instrText xml:space="preserve"> PAGEREF _Toc450752150 \h </w:instrText>
            </w:r>
            <w:r w:rsidR="00236D63">
              <w:rPr>
                <w:noProof/>
                <w:webHidden/>
              </w:rPr>
            </w:r>
            <w:r w:rsidR="00236D63">
              <w:rPr>
                <w:noProof/>
                <w:webHidden/>
              </w:rPr>
              <w:fldChar w:fldCharType="separate"/>
            </w:r>
            <w:r w:rsidR="00236D63">
              <w:rPr>
                <w:noProof/>
                <w:webHidden/>
              </w:rPr>
              <w:t>5</w:t>
            </w:r>
            <w:r w:rsidR="00236D63">
              <w:rPr>
                <w:noProof/>
                <w:webHidden/>
              </w:rPr>
              <w:fldChar w:fldCharType="end"/>
            </w:r>
          </w:hyperlink>
        </w:p>
        <w:p w14:paraId="20B89306" w14:textId="27CB883E"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1" w:history="1">
            <w:r w:rsidRPr="002A1CAC">
              <w:rPr>
                <w:rStyle w:val="Hyperlink"/>
                <w:noProof/>
              </w:rPr>
              <w:t>1.1</w:t>
            </w:r>
            <w:r>
              <w:rPr>
                <w:rFonts w:asciiTheme="minorHAnsi" w:eastAsiaTheme="minorEastAsia" w:hAnsiTheme="minorHAnsi" w:cstheme="minorBidi"/>
                <w:noProof/>
                <w:sz w:val="22"/>
                <w:szCs w:val="22"/>
              </w:rPr>
              <w:tab/>
            </w:r>
            <w:r w:rsidRPr="002A1CAC">
              <w:rPr>
                <w:rStyle w:val="Hyperlink"/>
                <w:noProof/>
              </w:rPr>
              <w:t>Purpose</w:t>
            </w:r>
            <w:r>
              <w:rPr>
                <w:noProof/>
                <w:webHidden/>
              </w:rPr>
              <w:tab/>
            </w:r>
            <w:r>
              <w:rPr>
                <w:noProof/>
                <w:webHidden/>
              </w:rPr>
              <w:fldChar w:fldCharType="begin"/>
            </w:r>
            <w:r>
              <w:rPr>
                <w:noProof/>
                <w:webHidden/>
              </w:rPr>
              <w:instrText xml:space="preserve"> PAGEREF _Toc450752151 \h </w:instrText>
            </w:r>
            <w:r>
              <w:rPr>
                <w:noProof/>
                <w:webHidden/>
              </w:rPr>
            </w:r>
            <w:r>
              <w:rPr>
                <w:noProof/>
                <w:webHidden/>
              </w:rPr>
              <w:fldChar w:fldCharType="separate"/>
            </w:r>
            <w:r>
              <w:rPr>
                <w:noProof/>
                <w:webHidden/>
              </w:rPr>
              <w:t>5</w:t>
            </w:r>
            <w:r>
              <w:rPr>
                <w:noProof/>
                <w:webHidden/>
              </w:rPr>
              <w:fldChar w:fldCharType="end"/>
            </w:r>
          </w:hyperlink>
        </w:p>
        <w:p w14:paraId="63ED1AE1" w14:textId="01983836" w:rsidR="00236D63" w:rsidRDefault="00236D63">
          <w:pPr>
            <w:pStyle w:val="TOC1"/>
            <w:tabs>
              <w:tab w:val="left" w:pos="400"/>
              <w:tab w:val="right" w:leader="dot" w:pos="9350"/>
            </w:tabs>
            <w:rPr>
              <w:rFonts w:asciiTheme="minorHAnsi" w:eastAsiaTheme="minorEastAsia" w:hAnsiTheme="minorHAnsi" w:cstheme="minorBidi"/>
              <w:noProof/>
              <w:sz w:val="22"/>
              <w:szCs w:val="22"/>
            </w:rPr>
          </w:pPr>
          <w:hyperlink w:anchor="_Toc450752152" w:history="1">
            <w:r w:rsidRPr="002A1CAC">
              <w:rPr>
                <w:rStyle w:val="Hyperlink"/>
                <w:noProof/>
              </w:rPr>
              <w:t>2.</w:t>
            </w:r>
            <w:r>
              <w:rPr>
                <w:rFonts w:asciiTheme="minorHAnsi" w:eastAsiaTheme="minorEastAsia" w:hAnsiTheme="minorHAnsi" w:cstheme="minorBidi"/>
                <w:noProof/>
                <w:sz w:val="22"/>
                <w:szCs w:val="22"/>
              </w:rPr>
              <w:tab/>
            </w:r>
            <w:r w:rsidRPr="002A1CAC">
              <w:rPr>
                <w:rStyle w:val="Hyperlink"/>
                <w:noProof/>
              </w:rPr>
              <w:t>Payment Settlement Overview</w:t>
            </w:r>
            <w:r>
              <w:rPr>
                <w:noProof/>
                <w:webHidden/>
              </w:rPr>
              <w:tab/>
            </w:r>
            <w:r>
              <w:rPr>
                <w:noProof/>
                <w:webHidden/>
              </w:rPr>
              <w:fldChar w:fldCharType="begin"/>
            </w:r>
            <w:r>
              <w:rPr>
                <w:noProof/>
                <w:webHidden/>
              </w:rPr>
              <w:instrText xml:space="preserve"> PAGEREF _Toc450752152 \h </w:instrText>
            </w:r>
            <w:r>
              <w:rPr>
                <w:noProof/>
                <w:webHidden/>
              </w:rPr>
            </w:r>
            <w:r>
              <w:rPr>
                <w:noProof/>
                <w:webHidden/>
              </w:rPr>
              <w:fldChar w:fldCharType="separate"/>
            </w:r>
            <w:r>
              <w:rPr>
                <w:noProof/>
                <w:webHidden/>
              </w:rPr>
              <w:t>5</w:t>
            </w:r>
            <w:r>
              <w:rPr>
                <w:noProof/>
                <w:webHidden/>
              </w:rPr>
              <w:fldChar w:fldCharType="end"/>
            </w:r>
          </w:hyperlink>
        </w:p>
        <w:p w14:paraId="1A2D1171" w14:textId="50E818F5"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3" w:history="1">
            <w:r w:rsidRPr="002A1CAC">
              <w:rPr>
                <w:rStyle w:val="Hyperlink"/>
                <w:rFonts w:cs="Tahoma"/>
                <w:noProof/>
              </w:rPr>
              <w:t>2.1</w:t>
            </w:r>
            <w:r>
              <w:rPr>
                <w:rFonts w:asciiTheme="minorHAnsi" w:eastAsiaTheme="minorEastAsia" w:hAnsiTheme="minorHAnsi" w:cstheme="minorBidi"/>
                <w:noProof/>
                <w:sz w:val="22"/>
                <w:szCs w:val="22"/>
              </w:rPr>
              <w:tab/>
            </w:r>
            <w:r w:rsidRPr="002A1CAC">
              <w:rPr>
                <w:rStyle w:val="Hyperlink"/>
                <w:noProof/>
              </w:rPr>
              <w:t>Overview</w:t>
            </w:r>
            <w:r>
              <w:rPr>
                <w:noProof/>
                <w:webHidden/>
              </w:rPr>
              <w:tab/>
            </w:r>
            <w:r>
              <w:rPr>
                <w:noProof/>
                <w:webHidden/>
              </w:rPr>
              <w:fldChar w:fldCharType="begin"/>
            </w:r>
            <w:r>
              <w:rPr>
                <w:noProof/>
                <w:webHidden/>
              </w:rPr>
              <w:instrText xml:space="preserve"> PAGEREF _Toc450752153 \h </w:instrText>
            </w:r>
            <w:r>
              <w:rPr>
                <w:noProof/>
                <w:webHidden/>
              </w:rPr>
            </w:r>
            <w:r>
              <w:rPr>
                <w:noProof/>
                <w:webHidden/>
              </w:rPr>
              <w:fldChar w:fldCharType="separate"/>
            </w:r>
            <w:r>
              <w:rPr>
                <w:noProof/>
                <w:webHidden/>
              </w:rPr>
              <w:t>5</w:t>
            </w:r>
            <w:r>
              <w:rPr>
                <w:noProof/>
                <w:webHidden/>
              </w:rPr>
              <w:fldChar w:fldCharType="end"/>
            </w:r>
          </w:hyperlink>
        </w:p>
        <w:p w14:paraId="4E02DE83" w14:textId="3B557B6E"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4" w:history="1">
            <w:r w:rsidRPr="002A1CAC">
              <w:rPr>
                <w:rStyle w:val="Hyperlink"/>
                <w:noProof/>
              </w:rPr>
              <w:t>2.2</w:t>
            </w:r>
            <w:r>
              <w:rPr>
                <w:rFonts w:asciiTheme="minorHAnsi" w:eastAsiaTheme="minorEastAsia" w:hAnsiTheme="minorHAnsi" w:cstheme="minorBidi"/>
                <w:noProof/>
                <w:sz w:val="22"/>
                <w:szCs w:val="22"/>
              </w:rPr>
              <w:tab/>
            </w:r>
            <w:r w:rsidRPr="002A1CAC">
              <w:rPr>
                <w:rStyle w:val="Hyperlink"/>
                <w:noProof/>
              </w:rPr>
              <w:t>Assumptions</w:t>
            </w:r>
            <w:r>
              <w:rPr>
                <w:noProof/>
                <w:webHidden/>
              </w:rPr>
              <w:tab/>
            </w:r>
            <w:r>
              <w:rPr>
                <w:noProof/>
                <w:webHidden/>
              </w:rPr>
              <w:fldChar w:fldCharType="begin"/>
            </w:r>
            <w:r>
              <w:rPr>
                <w:noProof/>
                <w:webHidden/>
              </w:rPr>
              <w:instrText xml:space="preserve"> PAGEREF _Toc450752154 \h </w:instrText>
            </w:r>
            <w:r>
              <w:rPr>
                <w:noProof/>
                <w:webHidden/>
              </w:rPr>
            </w:r>
            <w:r>
              <w:rPr>
                <w:noProof/>
                <w:webHidden/>
              </w:rPr>
              <w:fldChar w:fldCharType="separate"/>
            </w:r>
            <w:r>
              <w:rPr>
                <w:noProof/>
                <w:webHidden/>
              </w:rPr>
              <w:t>6</w:t>
            </w:r>
            <w:r>
              <w:rPr>
                <w:noProof/>
                <w:webHidden/>
              </w:rPr>
              <w:fldChar w:fldCharType="end"/>
            </w:r>
          </w:hyperlink>
        </w:p>
        <w:p w14:paraId="5F1F25D9" w14:textId="00BDC187"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5" w:history="1">
            <w:r w:rsidRPr="002A1CAC">
              <w:rPr>
                <w:rStyle w:val="Hyperlink"/>
                <w:noProof/>
              </w:rPr>
              <w:t>2.3</w:t>
            </w:r>
            <w:r>
              <w:rPr>
                <w:rFonts w:asciiTheme="minorHAnsi" w:eastAsiaTheme="minorEastAsia" w:hAnsiTheme="minorHAnsi" w:cstheme="minorBidi"/>
                <w:noProof/>
                <w:sz w:val="22"/>
                <w:szCs w:val="22"/>
              </w:rPr>
              <w:tab/>
            </w:r>
            <w:r w:rsidRPr="002A1CAC">
              <w:rPr>
                <w:rStyle w:val="Hyperlink"/>
                <w:noProof/>
              </w:rPr>
              <w:t>Process Flow Diagram</w:t>
            </w:r>
            <w:r>
              <w:rPr>
                <w:noProof/>
                <w:webHidden/>
              </w:rPr>
              <w:tab/>
            </w:r>
            <w:r>
              <w:rPr>
                <w:noProof/>
                <w:webHidden/>
              </w:rPr>
              <w:fldChar w:fldCharType="begin"/>
            </w:r>
            <w:r>
              <w:rPr>
                <w:noProof/>
                <w:webHidden/>
              </w:rPr>
              <w:instrText xml:space="preserve"> PAGEREF _Toc450752155 \h </w:instrText>
            </w:r>
            <w:r>
              <w:rPr>
                <w:noProof/>
                <w:webHidden/>
              </w:rPr>
            </w:r>
            <w:r>
              <w:rPr>
                <w:noProof/>
                <w:webHidden/>
              </w:rPr>
              <w:fldChar w:fldCharType="separate"/>
            </w:r>
            <w:r>
              <w:rPr>
                <w:noProof/>
                <w:webHidden/>
              </w:rPr>
              <w:t>6</w:t>
            </w:r>
            <w:r>
              <w:rPr>
                <w:noProof/>
                <w:webHidden/>
              </w:rPr>
              <w:fldChar w:fldCharType="end"/>
            </w:r>
          </w:hyperlink>
        </w:p>
        <w:p w14:paraId="48FBE301" w14:textId="503916C2" w:rsidR="00236D63" w:rsidRDefault="00236D63">
          <w:pPr>
            <w:pStyle w:val="TOC1"/>
            <w:tabs>
              <w:tab w:val="left" w:pos="400"/>
              <w:tab w:val="right" w:leader="dot" w:pos="9350"/>
            </w:tabs>
            <w:rPr>
              <w:rFonts w:asciiTheme="minorHAnsi" w:eastAsiaTheme="minorEastAsia" w:hAnsiTheme="minorHAnsi" w:cstheme="minorBidi"/>
              <w:noProof/>
              <w:sz w:val="22"/>
              <w:szCs w:val="22"/>
            </w:rPr>
          </w:pPr>
          <w:hyperlink w:anchor="_Toc450752156" w:history="1">
            <w:r w:rsidRPr="002A1CAC">
              <w:rPr>
                <w:rStyle w:val="Hyperlink"/>
                <w:noProof/>
              </w:rPr>
              <w:t>3.</w:t>
            </w:r>
            <w:r>
              <w:rPr>
                <w:rFonts w:asciiTheme="minorHAnsi" w:eastAsiaTheme="minorEastAsia" w:hAnsiTheme="minorHAnsi" w:cstheme="minorBidi"/>
                <w:noProof/>
                <w:sz w:val="22"/>
                <w:szCs w:val="22"/>
              </w:rPr>
              <w:tab/>
            </w:r>
            <w:r w:rsidRPr="002A1CAC">
              <w:rPr>
                <w:rStyle w:val="Hyperlink"/>
                <w:noProof/>
              </w:rPr>
              <w:t>Impacted Components</w:t>
            </w:r>
            <w:r>
              <w:rPr>
                <w:noProof/>
                <w:webHidden/>
              </w:rPr>
              <w:tab/>
            </w:r>
            <w:r>
              <w:rPr>
                <w:noProof/>
                <w:webHidden/>
              </w:rPr>
              <w:fldChar w:fldCharType="begin"/>
            </w:r>
            <w:r>
              <w:rPr>
                <w:noProof/>
                <w:webHidden/>
              </w:rPr>
              <w:instrText xml:space="preserve"> PAGEREF _Toc450752156 \h </w:instrText>
            </w:r>
            <w:r>
              <w:rPr>
                <w:noProof/>
                <w:webHidden/>
              </w:rPr>
            </w:r>
            <w:r>
              <w:rPr>
                <w:noProof/>
                <w:webHidden/>
              </w:rPr>
              <w:fldChar w:fldCharType="separate"/>
            </w:r>
            <w:r>
              <w:rPr>
                <w:noProof/>
                <w:webHidden/>
              </w:rPr>
              <w:t>7</w:t>
            </w:r>
            <w:r>
              <w:rPr>
                <w:noProof/>
                <w:webHidden/>
              </w:rPr>
              <w:fldChar w:fldCharType="end"/>
            </w:r>
          </w:hyperlink>
        </w:p>
        <w:p w14:paraId="024069CB" w14:textId="6E30B072"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7" w:history="1">
            <w:r w:rsidRPr="002A1CAC">
              <w:rPr>
                <w:rStyle w:val="Hyperlink"/>
                <w:noProof/>
              </w:rPr>
              <w:t>3.1</w:t>
            </w:r>
            <w:r>
              <w:rPr>
                <w:rFonts w:asciiTheme="minorHAnsi" w:eastAsiaTheme="minorEastAsia" w:hAnsiTheme="minorHAnsi" w:cstheme="minorBidi"/>
                <w:noProof/>
                <w:sz w:val="22"/>
                <w:szCs w:val="22"/>
              </w:rPr>
              <w:tab/>
            </w:r>
            <w:r w:rsidRPr="002A1CAC">
              <w:rPr>
                <w:rStyle w:val="Hyperlink"/>
                <w:noProof/>
              </w:rPr>
              <w:t>‘Payment_Collection’ Transaction</w:t>
            </w:r>
            <w:r>
              <w:rPr>
                <w:noProof/>
                <w:webHidden/>
              </w:rPr>
              <w:tab/>
            </w:r>
            <w:r>
              <w:rPr>
                <w:noProof/>
                <w:webHidden/>
              </w:rPr>
              <w:fldChar w:fldCharType="begin"/>
            </w:r>
            <w:r>
              <w:rPr>
                <w:noProof/>
                <w:webHidden/>
              </w:rPr>
              <w:instrText xml:space="preserve"> PAGEREF _Toc450752157 \h </w:instrText>
            </w:r>
            <w:r>
              <w:rPr>
                <w:noProof/>
                <w:webHidden/>
              </w:rPr>
            </w:r>
            <w:r>
              <w:rPr>
                <w:noProof/>
                <w:webHidden/>
              </w:rPr>
              <w:fldChar w:fldCharType="separate"/>
            </w:r>
            <w:r>
              <w:rPr>
                <w:noProof/>
                <w:webHidden/>
              </w:rPr>
              <w:t>7</w:t>
            </w:r>
            <w:r>
              <w:rPr>
                <w:noProof/>
                <w:webHidden/>
              </w:rPr>
              <w:fldChar w:fldCharType="end"/>
            </w:r>
          </w:hyperlink>
        </w:p>
        <w:p w14:paraId="7C274EB5" w14:textId="521C89D2"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8" w:history="1">
            <w:r w:rsidRPr="002A1CAC">
              <w:rPr>
                <w:rStyle w:val="Hyperlink"/>
                <w:noProof/>
              </w:rPr>
              <w:t>3.2</w:t>
            </w:r>
            <w:r>
              <w:rPr>
                <w:rFonts w:asciiTheme="minorHAnsi" w:eastAsiaTheme="minorEastAsia" w:hAnsiTheme="minorHAnsi" w:cstheme="minorBidi"/>
                <w:noProof/>
                <w:sz w:val="22"/>
                <w:szCs w:val="22"/>
              </w:rPr>
              <w:tab/>
            </w:r>
            <w:r w:rsidRPr="002A1CAC">
              <w:rPr>
                <w:rStyle w:val="Hyperlink"/>
                <w:noProof/>
              </w:rPr>
              <w:t>‘Payment_Execution’ Transaction</w:t>
            </w:r>
            <w:r>
              <w:rPr>
                <w:noProof/>
                <w:webHidden/>
              </w:rPr>
              <w:tab/>
            </w:r>
            <w:r>
              <w:rPr>
                <w:noProof/>
                <w:webHidden/>
              </w:rPr>
              <w:fldChar w:fldCharType="begin"/>
            </w:r>
            <w:r>
              <w:rPr>
                <w:noProof/>
                <w:webHidden/>
              </w:rPr>
              <w:instrText xml:space="preserve"> PAGEREF _Toc450752158 \h </w:instrText>
            </w:r>
            <w:r>
              <w:rPr>
                <w:noProof/>
                <w:webHidden/>
              </w:rPr>
            </w:r>
            <w:r>
              <w:rPr>
                <w:noProof/>
                <w:webHidden/>
              </w:rPr>
              <w:fldChar w:fldCharType="separate"/>
            </w:r>
            <w:r>
              <w:rPr>
                <w:noProof/>
                <w:webHidden/>
              </w:rPr>
              <w:t>7</w:t>
            </w:r>
            <w:r>
              <w:rPr>
                <w:noProof/>
                <w:webHidden/>
              </w:rPr>
              <w:fldChar w:fldCharType="end"/>
            </w:r>
          </w:hyperlink>
        </w:p>
        <w:p w14:paraId="0B037E47" w14:textId="6891D25C"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59" w:history="1">
            <w:r w:rsidRPr="002A1CAC">
              <w:rPr>
                <w:rStyle w:val="Hyperlink"/>
                <w:noProof/>
              </w:rPr>
              <w:t>3.3</w:t>
            </w:r>
            <w:r>
              <w:rPr>
                <w:rFonts w:asciiTheme="minorHAnsi" w:eastAsiaTheme="minorEastAsia" w:hAnsiTheme="minorHAnsi" w:cstheme="minorBidi"/>
                <w:noProof/>
                <w:sz w:val="22"/>
                <w:szCs w:val="22"/>
              </w:rPr>
              <w:tab/>
            </w:r>
            <w:r w:rsidRPr="002A1CAC">
              <w:rPr>
                <w:rStyle w:val="Hyperlink"/>
                <w:noProof/>
              </w:rPr>
              <w:t>‘YFSCollectionCreditCardUE’ user exit</w:t>
            </w:r>
            <w:r>
              <w:rPr>
                <w:noProof/>
                <w:webHidden/>
              </w:rPr>
              <w:tab/>
            </w:r>
            <w:r>
              <w:rPr>
                <w:noProof/>
                <w:webHidden/>
              </w:rPr>
              <w:fldChar w:fldCharType="begin"/>
            </w:r>
            <w:r>
              <w:rPr>
                <w:noProof/>
                <w:webHidden/>
              </w:rPr>
              <w:instrText xml:space="preserve"> PAGEREF _Toc450752159 \h </w:instrText>
            </w:r>
            <w:r>
              <w:rPr>
                <w:noProof/>
                <w:webHidden/>
              </w:rPr>
            </w:r>
            <w:r>
              <w:rPr>
                <w:noProof/>
                <w:webHidden/>
              </w:rPr>
              <w:fldChar w:fldCharType="separate"/>
            </w:r>
            <w:r>
              <w:rPr>
                <w:noProof/>
                <w:webHidden/>
              </w:rPr>
              <w:t>7</w:t>
            </w:r>
            <w:r>
              <w:rPr>
                <w:noProof/>
                <w:webHidden/>
              </w:rPr>
              <w:fldChar w:fldCharType="end"/>
            </w:r>
          </w:hyperlink>
        </w:p>
        <w:p w14:paraId="20103267" w14:textId="30A4307B"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0" w:history="1">
            <w:r w:rsidRPr="002A1CAC">
              <w:rPr>
                <w:rStyle w:val="Hyperlink"/>
                <w:noProof/>
              </w:rPr>
              <w:t>3.4</w:t>
            </w:r>
            <w:r>
              <w:rPr>
                <w:rFonts w:asciiTheme="minorHAnsi" w:eastAsiaTheme="minorEastAsia" w:hAnsiTheme="minorHAnsi" w:cstheme="minorBidi"/>
                <w:noProof/>
                <w:sz w:val="22"/>
                <w:szCs w:val="22"/>
              </w:rPr>
              <w:tab/>
            </w:r>
            <w:r w:rsidRPr="002A1CAC">
              <w:rPr>
                <w:rStyle w:val="Hyperlink"/>
                <w:noProof/>
              </w:rPr>
              <w:t>‘YFSCollectionStoredValueCardUE’ user exit</w:t>
            </w:r>
            <w:r>
              <w:rPr>
                <w:noProof/>
                <w:webHidden/>
              </w:rPr>
              <w:tab/>
            </w:r>
            <w:r>
              <w:rPr>
                <w:noProof/>
                <w:webHidden/>
              </w:rPr>
              <w:fldChar w:fldCharType="begin"/>
            </w:r>
            <w:r>
              <w:rPr>
                <w:noProof/>
                <w:webHidden/>
              </w:rPr>
              <w:instrText xml:space="preserve"> PAGEREF _Toc450752160 \h </w:instrText>
            </w:r>
            <w:r>
              <w:rPr>
                <w:noProof/>
                <w:webHidden/>
              </w:rPr>
            </w:r>
            <w:r>
              <w:rPr>
                <w:noProof/>
                <w:webHidden/>
              </w:rPr>
              <w:fldChar w:fldCharType="separate"/>
            </w:r>
            <w:r>
              <w:rPr>
                <w:noProof/>
                <w:webHidden/>
              </w:rPr>
              <w:t>7</w:t>
            </w:r>
            <w:r>
              <w:rPr>
                <w:noProof/>
                <w:webHidden/>
              </w:rPr>
              <w:fldChar w:fldCharType="end"/>
            </w:r>
          </w:hyperlink>
        </w:p>
        <w:p w14:paraId="286A4D45" w14:textId="776819AF"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1" w:history="1">
            <w:r w:rsidRPr="002A1CAC">
              <w:rPr>
                <w:rStyle w:val="Hyperlink"/>
                <w:noProof/>
              </w:rPr>
              <w:t>3.5</w:t>
            </w:r>
            <w:r>
              <w:rPr>
                <w:rFonts w:asciiTheme="minorHAnsi" w:eastAsiaTheme="minorEastAsia" w:hAnsiTheme="minorHAnsi" w:cstheme="minorBidi"/>
                <w:noProof/>
                <w:sz w:val="22"/>
                <w:szCs w:val="22"/>
              </w:rPr>
              <w:tab/>
            </w:r>
            <w:r w:rsidRPr="002A1CAC">
              <w:rPr>
                <w:rStyle w:val="Hyperlink"/>
                <w:noProof/>
              </w:rPr>
              <w:t>‘YFSCollectionOthersUE’ user exit</w:t>
            </w:r>
            <w:r>
              <w:rPr>
                <w:noProof/>
                <w:webHidden/>
              </w:rPr>
              <w:tab/>
            </w:r>
            <w:r>
              <w:rPr>
                <w:noProof/>
                <w:webHidden/>
              </w:rPr>
              <w:fldChar w:fldCharType="begin"/>
            </w:r>
            <w:r>
              <w:rPr>
                <w:noProof/>
                <w:webHidden/>
              </w:rPr>
              <w:instrText xml:space="preserve"> PAGEREF _Toc450752161 \h </w:instrText>
            </w:r>
            <w:r>
              <w:rPr>
                <w:noProof/>
                <w:webHidden/>
              </w:rPr>
            </w:r>
            <w:r>
              <w:rPr>
                <w:noProof/>
                <w:webHidden/>
              </w:rPr>
              <w:fldChar w:fldCharType="separate"/>
            </w:r>
            <w:r>
              <w:rPr>
                <w:noProof/>
                <w:webHidden/>
              </w:rPr>
              <w:t>7</w:t>
            </w:r>
            <w:r>
              <w:rPr>
                <w:noProof/>
                <w:webHidden/>
              </w:rPr>
              <w:fldChar w:fldCharType="end"/>
            </w:r>
          </w:hyperlink>
        </w:p>
        <w:p w14:paraId="11231E38" w14:textId="5AB312F5"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2" w:history="1">
            <w:r w:rsidRPr="002A1CAC">
              <w:rPr>
                <w:rStyle w:val="Hyperlink"/>
                <w:noProof/>
              </w:rPr>
              <w:t>3.6</w:t>
            </w:r>
            <w:r>
              <w:rPr>
                <w:rFonts w:asciiTheme="minorHAnsi" w:eastAsiaTheme="minorEastAsia" w:hAnsiTheme="minorHAnsi" w:cstheme="minorBidi"/>
                <w:noProof/>
                <w:sz w:val="22"/>
                <w:szCs w:val="22"/>
              </w:rPr>
              <w:tab/>
            </w:r>
            <w:r w:rsidRPr="002A1CAC">
              <w:rPr>
                <w:rStyle w:val="Hyperlink"/>
                <w:noProof/>
              </w:rPr>
              <w:t>FanaticsSettlementInvocationService’</w:t>
            </w:r>
            <w:r>
              <w:rPr>
                <w:noProof/>
                <w:webHidden/>
              </w:rPr>
              <w:tab/>
            </w:r>
            <w:r>
              <w:rPr>
                <w:noProof/>
                <w:webHidden/>
              </w:rPr>
              <w:fldChar w:fldCharType="begin"/>
            </w:r>
            <w:r>
              <w:rPr>
                <w:noProof/>
                <w:webHidden/>
              </w:rPr>
              <w:instrText xml:space="preserve"> PAGEREF _Toc450752162 \h </w:instrText>
            </w:r>
            <w:r>
              <w:rPr>
                <w:noProof/>
                <w:webHidden/>
              </w:rPr>
            </w:r>
            <w:r>
              <w:rPr>
                <w:noProof/>
                <w:webHidden/>
              </w:rPr>
              <w:fldChar w:fldCharType="separate"/>
            </w:r>
            <w:r>
              <w:rPr>
                <w:noProof/>
                <w:webHidden/>
              </w:rPr>
              <w:t>8</w:t>
            </w:r>
            <w:r>
              <w:rPr>
                <w:noProof/>
                <w:webHidden/>
              </w:rPr>
              <w:fldChar w:fldCharType="end"/>
            </w:r>
          </w:hyperlink>
        </w:p>
        <w:p w14:paraId="0B4B0F22" w14:textId="63F9837E"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3" w:history="1">
            <w:r w:rsidRPr="002A1CAC">
              <w:rPr>
                <w:rStyle w:val="Hyperlink"/>
                <w:noProof/>
              </w:rPr>
              <w:t>3.7</w:t>
            </w:r>
            <w:r>
              <w:rPr>
                <w:rFonts w:asciiTheme="minorHAnsi" w:eastAsiaTheme="minorEastAsia" w:hAnsiTheme="minorHAnsi" w:cstheme="minorBidi"/>
                <w:noProof/>
                <w:sz w:val="22"/>
                <w:szCs w:val="22"/>
              </w:rPr>
              <w:tab/>
            </w:r>
            <w:r w:rsidRPr="002A1CAC">
              <w:rPr>
                <w:rStyle w:val="Hyperlink"/>
                <w:noProof/>
              </w:rPr>
              <w:t>‘COLLECTION_FAILED’ event on ‘PAYMENT_EXECUTION’ transaction</w:t>
            </w:r>
            <w:r>
              <w:rPr>
                <w:noProof/>
                <w:webHidden/>
              </w:rPr>
              <w:tab/>
            </w:r>
            <w:r>
              <w:rPr>
                <w:noProof/>
                <w:webHidden/>
              </w:rPr>
              <w:fldChar w:fldCharType="begin"/>
            </w:r>
            <w:r>
              <w:rPr>
                <w:noProof/>
                <w:webHidden/>
              </w:rPr>
              <w:instrText xml:space="preserve"> PAGEREF _Toc450752163 \h </w:instrText>
            </w:r>
            <w:r>
              <w:rPr>
                <w:noProof/>
                <w:webHidden/>
              </w:rPr>
            </w:r>
            <w:r>
              <w:rPr>
                <w:noProof/>
                <w:webHidden/>
              </w:rPr>
              <w:fldChar w:fldCharType="separate"/>
            </w:r>
            <w:r>
              <w:rPr>
                <w:noProof/>
                <w:webHidden/>
              </w:rPr>
              <w:t>8</w:t>
            </w:r>
            <w:r>
              <w:rPr>
                <w:noProof/>
                <w:webHidden/>
              </w:rPr>
              <w:fldChar w:fldCharType="end"/>
            </w:r>
          </w:hyperlink>
        </w:p>
        <w:p w14:paraId="59903516" w14:textId="432BD099"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4" w:history="1">
            <w:r w:rsidRPr="002A1CAC">
              <w:rPr>
                <w:rStyle w:val="Hyperlink"/>
                <w:noProof/>
              </w:rPr>
              <w:t>3.8</w:t>
            </w:r>
            <w:r>
              <w:rPr>
                <w:rFonts w:asciiTheme="minorHAnsi" w:eastAsiaTheme="minorEastAsia" w:hAnsiTheme="minorHAnsi" w:cstheme="minorBidi"/>
                <w:noProof/>
                <w:sz w:val="22"/>
                <w:szCs w:val="22"/>
              </w:rPr>
              <w:tab/>
            </w:r>
            <w:r w:rsidRPr="002A1CAC">
              <w:rPr>
                <w:rStyle w:val="Hyperlink"/>
                <w:noProof/>
              </w:rPr>
              <w:t>‘CHECK_PAYMENT_ALERTS.0001.ex’ time triggered transaction (agent server)</w:t>
            </w:r>
            <w:r>
              <w:rPr>
                <w:noProof/>
                <w:webHidden/>
              </w:rPr>
              <w:tab/>
            </w:r>
            <w:r>
              <w:rPr>
                <w:noProof/>
                <w:webHidden/>
              </w:rPr>
              <w:fldChar w:fldCharType="begin"/>
            </w:r>
            <w:r>
              <w:rPr>
                <w:noProof/>
                <w:webHidden/>
              </w:rPr>
              <w:instrText xml:space="preserve"> PAGEREF _Toc450752164 \h </w:instrText>
            </w:r>
            <w:r>
              <w:rPr>
                <w:noProof/>
                <w:webHidden/>
              </w:rPr>
            </w:r>
            <w:r>
              <w:rPr>
                <w:noProof/>
                <w:webHidden/>
              </w:rPr>
              <w:fldChar w:fldCharType="separate"/>
            </w:r>
            <w:r>
              <w:rPr>
                <w:noProof/>
                <w:webHidden/>
              </w:rPr>
              <w:t>8</w:t>
            </w:r>
            <w:r>
              <w:rPr>
                <w:noProof/>
                <w:webHidden/>
              </w:rPr>
              <w:fldChar w:fldCharType="end"/>
            </w:r>
          </w:hyperlink>
        </w:p>
        <w:p w14:paraId="0C516D81" w14:textId="5FDEED4A" w:rsidR="00236D63" w:rsidRDefault="00236D63">
          <w:pPr>
            <w:pStyle w:val="TOC1"/>
            <w:tabs>
              <w:tab w:val="left" w:pos="400"/>
              <w:tab w:val="right" w:leader="dot" w:pos="9350"/>
            </w:tabs>
            <w:rPr>
              <w:rFonts w:asciiTheme="minorHAnsi" w:eastAsiaTheme="minorEastAsia" w:hAnsiTheme="minorHAnsi" w:cstheme="minorBidi"/>
              <w:noProof/>
              <w:sz w:val="22"/>
              <w:szCs w:val="22"/>
            </w:rPr>
          </w:pPr>
          <w:hyperlink w:anchor="_Toc450752165" w:history="1">
            <w:r w:rsidRPr="002A1CAC">
              <w:rPr>
                <w:rStyle w:val="Hyperlink"/>
                <w:noProof/>
              </w:rPr>
              <w:t>4.</w:t>
            </w:r>
            <w:r>
              <w:rPr>
                <w:rFonts w:asciiTheme="minorHAnsi" w:eastAsiaTheme="minorEastAsia" w:hAnsiTheme="minorHAnsi" w:cstheme="minorBidi"/>
                <w:noProof/>
                <w:sz w:val="22"/>
                <w:szCs w:val="22"/>
              </w:rPr>
              <w:tab/>
            </w:r>
            <w:r w:rsidRPr="002A1CAC">
              <w:rPr>
                <w:rStyle w:val="Hyperlink"/>
                <w:noProof/>
              </w:rPr>
              <w:t>Configuration Details</w:t>
            </w:r>
            <w:r>
              <w:rPr>
                <w:noProof/>
                <w:webHidden/>
              </w:rPr>
              <w:tab/>
            </w:r>
            <w:r>
              <w:rPr>
                <w:noProof/>
                <w:webHidden/>
              </w:rPr>
              <w:fldChar w:fldCharType="begin"/>
            </w:r>
            <w:r>
              <w:rPr>
                <w:noProof/>
                <w:webHidden/>
              </w:rPr>
              <w:instrText xml:space="preserve"> PAGEREF _Toc450752165 \h </w:instrText>
            </w:r>
            <w:r>
              <w:rPr>
                <w:noProof/>
                <w:webHidden/>
              </w:rPr>
            </w:r>
            <w:r>
              <w:rPr>
                <w:noProof/>
                <w:webHidden/>
              </w:rPr>
              <w:fldChar w:fldCharType="separate"/>
            </w:r>
            <w:r>
              <w:rPr>
                <w:noProof/>
                <w:webHidden/>
              </w:rPr>
              <w:t>9</w:t>
            </w:r>
            <w:r>
              <w:rPr>
                <w:noProof/>
                <w:webHidden/>
              </w:rPr>
              <w:fldChar w:fldCharType="end"/>
            </w:r>
          </w:hyperlink>
        </w:p>
        <w:p w14:paraId="2AE29F8B" w14:textId="7A00136E"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6" w:history="1">
            <w:r w:rsidRPr="002A1CAC">
              <w:rPr>
                <w:rStyle w:val="Hyperlink"/>
                <w:noProof/>
              </w:rPr>
              <w:t>4.1</w:t>
            </w:r>
            <w:r>
              <w:rPr>
                <w:rFonts w:asciiTheme="minorHAnsi" w:eastAsiaTheme="minorEastAsia" w:hAnsiTheme="minorHAnsi" w:cstheme="minorBidi"/>
                <w:noProof/>
                <w:sz w:val="22"/>
                <w:szCs w:val="22"/>
              </w:rPr>
              <w:tab/>
            </w:r>
            <w:r w:rsidRPr="002A1CAC">
              <w:rPr>
                <w:rStyle w:val="Hyperlink"/>
                <w:noProof/>
              </w:rPr>
              <w:t>Transaction: PAYMENT_COLLECTION</w:t>
            </w:r>
            <w:r>
              <w:rPr>
                <w:noProof/>
                <w:webHidden/>
              </w:rPr>
              <w:tab/>
            </w:r>
            <w:r>
              <w:rPr>
                <w:noProof/>
                <w:webHidden/>
              </w:rPr>
              <w:fldChar w:fldCharType="begin"/>
            </w:r>
            <w:r>
              <w:rPr>
                <w:noProof/>
                <w:webHidden/>
              </w:rPr>
              <w:instrText xml:space="preserve"> PAGEREF _Toc450752166 \h </w:instrText>
            </w:r>
            <w:r>
              <w:rPr>
                <w:noProof/>
                <w:webHidden/>
              </w:rPr>
            </w:r>
            <w:r>
              <w:rPr>
                <w:noProof/>
                <w:webHidden/>
              </w:rPr>
              <w:fldChar w:fldCharType="separate"/>
            </w:r>
            <w:r>
              <w:rPr>
                <w:noProof/>
                <w:webHidden/>
              </w:rPr>
              <w:t>9</w:t>
            </w:r>
            <w:r>
              <w:rPr>
                <w:noProof/>
                <w:webHidden/>
              </w:rPr>
              <w:fldChar w:fldCharType="end"/>
            </w:r>
          </w:hyperlink>
        </w:p>
        <w:p w14:paraId="530F5B61" w14:textId="5A4ECFE3"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7" w:history="1">
            <w:r w:rsidRPr="002A1CAC">
              <w:rPr>
                <w:rStyle w:val="Hyperlink"/>
                <w:rFonts w:cs="Tahoma"/>
                <w:noProof/>
              </w:rPr>
              <w:t>4.1</w:t>
            </w:r>
            <w:r>
              <w:rPr>
                <w:rFonts w:asciiTheme="minorHAnsi" w:eastAsiaTheme="minorEastAsia" w:hAnsiTheme="minorHAnsi" w:cstheme="minorBidi"/>
                <w:noProof/>
                <w:sz w:val="22"/>
                <w:szCs w:val="22"/>
              </w:rPr>
              <w:tab/>
            </w:r>
            <w:r w:rsidRPr="002A1CAC">
              <w:rPr>
                <w:rStyle w:val="Hyperlink"/>
                <w:rFonts w:cs="Tahoma"/>
                <w:noProof/>
              </w:rPr>
              <w:t>Transaction: PAYMENT_EXECUTION</w:t>
            </w:r>
            <w:r>
              <w:rPr>
                <w:noProof/>
                <w:webHidden/>
              </w:rPr>
              <w:tab/>
            </w:r>
            <w:r>
              <w:rPr>
                <w:noProof/>
                <w:webHidden/>
              </w:rPr>
              <w:fldChar w:fldCharType="begin"/>
            </w:r>
            <w:r>
              <w:rPr>
                <w:noProof/>
                <w:webHidden/>
              </w:rPr>
              <w:instrText xml:space="preserve"> PAGEREF _Toc450752167 \h </w:instrText>
            </w:r>
            <w:r>
              <w:rPr>
                <w:noProof/>
                <w:webHidden/>
              </w:rPr>
            </w:r>
            <w:r>
              <w:rPr>
                <w:noProof/>
                <w:webHidden/>
              </w:rPr>
              <w:fldChar w:fldCharType="separate"/>
            </w:r>
            <w:r>
              <w:rPr>
                <w:noProof/>
                <w:webHidden/>
              </w:rPr>
              <w:t>11</w:t>
            </w:r>
            <w:r>
              <w:rPr>
                <w:noProof/>
                <w:webHidden/>
              </w:rPr>
              <w:fldChar w:fldCharType="end"/>
            </w:r>
          </w:hyperlink>
        </w:p>
        <w:p w14:paraId="0F3187CF" w14:textId="7F8791DB"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8" w:history="1">
            <w:r w:rsidRPr="002A1CAC">
              <w:rPr>
                <w:rStyle w:val="Hyperlink"/>
                <w:noProof/>
              </w:rPr>
              <w:t>4.2</w:t>
            </w:r>
            <w:r>
              <w:rPr>
                <w:rFonts w:asciiTheme="minorHAnsi" w:eastAsiaTheme="minorEastAsia" w:hAnsiTheme="minorHAnsi" w:cstheme="minorBidi"/>
                <w:noProof/>
                <w:sz w:val="22"/>
                <w:szCs w:val="22"/>
              </w:rPr>
              <w:tab/>
            </w:r>
            <w:r w:rsidRPr="002A1CAC">
              <w:rPr>
                <w:rStyle w:val="Hyperlink"/>
                <w:noProof/>
              </w:rPr>
              <w:t>User Exit: ‘YFSCollectionCreditCardUE’</w:t>
            </w:r>
            <w:r>
              <w:rPr>
                <w:noProof/>
                <w:webHidden/>
              </w:rPr>
              <w:tab/>
            </w:r>
            <w:r>
              <w:rPr>
                <w:noProof/>
                <w:webHidden/>
              </w:rPr>
              <w:fldChar w:fldCharType="begin"/>
            </w:r>
            <w:r>
              <w:rPr>
                <w:noProof/>
                <w:webHidden/>
              </w:rPr>
              <w:instrText xml:space="preserve"> PAGEREF _Toc450752168 \h </w:instrText>
            </w:r>
            <w:r>
              <w:rPr>
                <w:noProof/>
                <w:webHidden/>
              </w:rPr>
            </w:r>
            <w:r>
              <w:rPr>
                <w:noProof/>
                <w:webHidden/>
              </w:rPr>
              <w:fldChar w:fldCharType="separate"/>
            </w:r>
            <w:r>
              <w:rPr>
                <w:noProof/>
                <w:webHidden/>
              </w:rPr>
              <w:t>12</w:t>
            </w:r>
            <w:r>
              <w:rPr>
                <w:noProof/>
                <w:webHidden/>
              </w:rPr>
              <w:fldChar w:fldCharType="end"/>
            </w:r>
          </w:hyperlink>
        </w:p>
        <w:p w14:paraId="7A33D56E" w14:textId="2164DE21"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69" w:history="1">
            <w:r w:rsidRPr="002A1CAC">
              <w:rPr>
                <w:rStyle w:val="Hyperlink"/>
                <w:noProof/>
              </w:rPr>
              <w:t>4.3</w:t>
            </w:r>
            <w:r>
              <w:rPr>
                <w:rFonts w:asciiTheme="minorHAnsi" w:eastAsiaTheme="minorEastAsia" w:hAnsiTheme="minorHAnsi" w:cstheme="minorBidi"/>
                <w:noProof/>
                <w:sz w:val="22"/>
                <w:szCs w:val="22"/>
              </w:rPr>
              <w:tab/>
            </w:r>
            <w:r w:rsidRPr="002A1CAC">
              <w:rPr>
                <w:rStyle w:val="Hyperlink"/>
                <w:noProof/>
              </w:rPr>
              <w:t>User Exit: ‘YFSCollectionStoredValueCardUE’</w:t>
            </w:r>
            <w:r>
              <w:rPr>
                <w:noProof/>
                <w:webHidden/>
              </w:rPr>
              <w:tab/>
            </w:r>
            <w:r>
              <w:rPr>
                <w:noProof/>
                <w:webHidden/>
              </w:rPr>
              <w:fldChar w:fldCharType="begin"/>
            </w:r>
            <w:r>
              <w:rPr>
                <w:noProof/>
                <w:webHidden/>
              </w:rPr>
              <w:instrText xml:space="preserve"> PAGEREF _Toc450752169 \h </w:instrText>
            </w:r>
            <w:r>
              <w:rPr>
                <w:noProof/>
                <w:webHidden/>
              </w:rPr>
            </w:r>
            <w:r>
              <w:rPr>
                <w:noProof/>
                <w:webHidden/>
              </w:rPr>
              <w:fldChar w:fldCharType="separate"/>
            </w:r>
            <w:r>
              <w:rPr>
                <w:noProof/>
                <w:webHidden/>
              </w:rPr>
              <w:t>13</w:t>
            </w:r>
            <w:r>
              <w:rPr>
                <w:noProof/>
                <w:webHidden/>
              </w:rPr>
              <w:fldChar w:fldCharType="end"/>
            </w:r>
          </w:hyperlink>
        </w:p>
        <w:p w14:paraId="318FD6DF" w14:textId="24C629D2"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0" w:history="1">
            <w:r w:rsidRPr="002A1CAC">
              <w:rPr>
                <w:rStyle w:val="Hyperlink"/>
                <w:noProof/>
              </w:rPr>
              <w:t>4.4</w:t>
            </w:r>
            <w:r>
              <w:rPr>
                <w:rFonts w:asciiTheme="minorHAnsi" w:eastAsiaTheme="minorEastAsia" w:hAnsiTheme="minorHAnsi" w:cstheme="minorBidi"/>
                <w:noProof/>
                <w:sz w:val="22"/>
                <w:szCs w:val="22"/>
              </w:rPr>
              <w:tab/>
            </w:r>
            <w:r w:rsidRPr="002A1CAC">
              <w:rPr>
                <w:rStyle w:val="Hyperlink"/>
                <w:noProof/>
              </w:rPr>
              <w:t>User Exit: ‘YFSCollectionOthersUE’</w:t>
            </w:r>
            <w:r>
              <w:rPr>
                <w:noProof/>
                <w:webHidden/>
              </w:rPr>
              <w:tab/>
            </w:r>
            <w:r>
              <w:rPr>
                <w:noProof/>
                <w:webHidden/>
              </w:rPr>
              <w:fldChar w:fldCharType="begin"/>
            </w:r>
            <w:r>
              <w:rPr>
                <w:noProof/>
                <w:webHidden/>
              </w:rPr>
              <w:instrText xml:space="preserve"> PAGEREF _Toc450752170 \h </w:instrText>
            </w:r>
            <w:r>
              <w:rPr>
                <w:noProof/>
                <w:webHidden/>
              </w:rPr>
            </w:r>
            <w:r>
              <w:rPr>
                <w:noProof/>
                <w:webHidden/>
              </w:rPr>
              <w:fldChar w:fldCharType="separate"/>
            </w:r>
            <w:r>
              <w:rPr>
                <w:noProof/>
                <w:webHidden/>
              </w:rPr>
              <w:t>14</w:t>
            </w:r>
            <w:r>
              <w:rPr>
                <w:noProof/>
                <w:webHidden/>
              </w:rPr>
              <w:fldChar w:fldCharType="end"/>
            </w:r>
          </w:hyperlink>
        </w:p>
        <w:p w14:paraId="7632F0DD" w14:textId="0B0EAB97"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1" w:history="1">
            <w:r w:rsidRPr="002A1CAC">
              <w:rPr>
                <w:rStyle w:val="Hyperlink"/>
                <w:noProof/>
              </w:rPr>
              <w:t>4.5</w:t>
            </w:r>
            <w:r>
              <w:rPr>
                <w:rFonts w:asciiTheme="minorHAnsi" w:eastAsiaTheme="minorEastAsia" w:hAnsiTheme="minorHAnsi" w:cstheme="minorBidi"/>
                <w:noProof/>
                <w:sz w:val="22"/>
                <w:szCs w:val="22"/>
              </w:rPr>
              <w:tab/>
            </w:r>
            <w:r w:rsidRPr="002A1CAC">
              <w:rPr>
                <w:rStyle w:val="Hyperlink"/>
                <w:noProof/>
              </w:rPr>
              <w:t>Service: ‘YCD_ExecuteCollectionCreditCard_Proxy_1.0’</w:t>
            </w:r>
            <w:r>
              <w:rPr>
                <w:noProof/>
                <w:webHidden/>
              </w:rPr>
              <w:tab/>
            </w:r>
            <w:r>
              <w:rPr>
                <w:noProof/>
                <w:webHidden/>
              </w:rPr>
              <w:fldChar w:fldCharType="begin"/>
            </w:r>
            <w:r>
              <w:rPr>
                <w:noProof/>
                <w:webHidden/>
              </w:rPr>
              <w:instrText xml:space="preserve"> PAGEREF _Toc450752171 \h </w:instrText>
            </w:r>
            <w:r>
              <w:rPr>
                <w:noProof/>
                <w:webHidden/>
              </w:rPr>
            </w:r>
            <w:r>
              <w:rPr>
                <w:noProof/>
                <w:webHidden/>
              </w:rPr>
              <w:fldChar w:fldCharType="separate"/>
            </w:r>
            <w:r>
              <w:rPr>
                <w:noProof/>
                <w:webHidden/>
              </w:rPr>
              <w:t>15</w:t>
            </w:r>
            <w:r>
              <w:rPr>
                <w:noProof/>
                <w:webHidden/>
              </w:rPr>
              <w:fldChar w:fldCharType="end"/>
            </w:r>
          </w:hyperlink>
        </w:p>
        <w:p w14:paraId="1B4F55E8" w14:textId="7451F69F"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2" w:history="1">
            <w:r w:rsidRPr="002A1CAC">
              <w:rPr>
                <w:rStyle w:val="Hyperlink"/>
                <w:noProof/>
              </w:rPr>
              <w:t>4.6</w:t>
            </w:r>
            <w:r>
              <w:rPr>
                <w:rFonts w:asciiTheme="minorHAnsi" w:eastAsiaTheme="minorEastAsia" w:hAnsiTheme="minorHAnsi" w:cstheme="minorBidi"/>
                <w:noProof/>
                <w:sz w:val="22"/>
                <w:szCs w:val="22"/>
              </w:rPr>
              <w:tab/>
            </w:r>
            <w:r w:rsidRPr="002A1CAC">
              <w:rPr>
                <w:rStyle w:val="Hyperlink"/>
                <w:noProof/>
              </w:rPr>
              <w:t>Service: ‘YCD_ExecuteCollectionSVC_Proxy_1.0</w:t>
            </w:r>
            <w:r>
              <w:rPr>
                <w:noProof/>
                <w:webHidden/>
              </w:rPr>
              <w:tab/>
            </w:r>
            <w:r>
              <w:rPr>
                <w:noProof/>
                <w:webHidden/>
              </w:rPr>
              <w:fldChar w:fldCharType="begin"/>
            </w:r>
            <w:r>
              <w:rPr>
                <w:noProof/>
                <w:webHidden/>
              </w:rPr>
              <w:instrText xml:space="preserve"> PAGEREF _Toc450752172 \h </w:instrText>
            </w:r>
            <w:r>
              <w:rPr>
                <w:noProof/>
                <w:webHidden/>
              </w:rPr>
            </w:r>
            <w:r>
              <w:rPr>
                <w:noProof/>
                <w:webHidden/>
              </w:rPr>
              <w:fldChar w:fldCharType="separate"/>
            </w:r>
            <w:r>
              <w:rPr>
                <w:noProof/>
                <w:webHidden/>
              </w:rPr>
              <w:t>16</w:t>
            </w:r>
            <w:r>
              <w:rPr>
                <w:noProof/>
                <w:webHidden/>
              </w:rPr>
              <w:fldChar w:fldCharType="end"/>
            </w:r>
          </w:hyperlink>
        </w:p>
        <w:p w14:paraId="4D9F766E" w14:textId="21185BD1"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3" w:history="1">
            <w:r w:rsidRPr="002A1CAC">
              <w:rPr>
                <w:rStyle w:val="Hyperlink"/>
                <w:noProof/>
              </w:rPr>
              <w:t>4.7</w:t>
            </w:r>
            <w:r>
              <w:rPr>
                <w:rFonts w:asciiTheme="minorHAnsi" w:eastAsiaTheme="minorEastAsia" w:hAnsiTheme="minorHAnsi" w:cstheme="minorBidi"/>
                <w:noProof/>
                <w:sz w:val="22"/>
                <w:szCs w:val="22"/>
              </w:rPr>
              <w:tab/>
            </w:r>
            <w:r w:rsidRPr="002A1CAC">
              <w:rPr>
                <w:rStyle w:val="Hyperlink"/>
                <w:noProof/>
              </w:rPr>
              <w:t>Service: ‘YCD_ExecuteCollectionOthers_Proxy_1.0’</w:t>
            </w:r>
            <w:r>
              <w:rPr>
                <w:noProof/>
                <w:webHidden/>
              </w:rPr>
              <w:tab/>
            </w:r>
            <w:r>
              <w:rPr>
                <w:noProof/>
                <w:webHidden/>
              </w:rPr>
              <w:fldChar w:fldCharType="begin"/>
            </w:r>
            <w:r>
              <w:rPr>
                <w:noProof/>
                <w:webHidden/>
              </w:rPr>
              <w:instrText xml:space="preserve"> PAGEREF _Toc450752173 \h </w:instrText>
            </w:r>
            <w:r>
              <w:rPr>
                <w:noProof/>
                <w:webHidden/>
              </w:rPr>
            </w:r>
            <w:r>
              <w:rPr>
                <w:noProof/>
                <w:webHidden/>
              </w:rPr>
              <w:fldChar w:fldCharType="separate"/>
            </w:r>
            <w:r>
              <w:rPr>
                <w:noProof/>
                <w:webHidden/>
              </w:rPr>
              <w:t>17</w:t>
            </w:r>
            <w:r>
              <w:rPr>
                <w:noProof/>
                <w:webHidden/>
              </w:rPr>
              <w:fldChar w:fldCharType="end"/>
            </w:r>
          </w:hyperlink>
        </w:p>
        <w:p w14:paraId="798F28EF" w14:textId="2E1CF71C" w:rsidR="00236D63" w:rsidRDefault="00236D63">
          <w:pPr>
            <w:pStyle w:val="TOC3"/>
            <w:tabs>
              <w:tab w:val="left" w:pos="1100"/>
              <w:tab w:val="right" w:leader="dot" w:pos="9350"/>
            </w:tabs>
            <w:rPr>
              <w:rFonts w:asciiTheme="minorHAnsi" w:eastAsiaTheme="minorEastAsia" w:hAnsiTheme="minorHAnsi" w:cstheme="minorBidi"/>
              <w:noProof/>
              <w:sz w:val="22"/>
              <w:szCs w:val="22"/>
            </w:rPr>
          </w:pPr>
          <w:hyperlink w:anchor="_Toc450752174" w:history="1">
            <w:r w:rsidRPr="002A1CAC">
              <w:rPr>
                <w:rStyle w:val="Hyperlink"/>
                <w:noProof/>
              </w:rPr>
              <w:t>4.7.1</w:t>
            </w:r>
            <w:r>
              <w:rPr>
                <w:rFonts w:asciiTheme="minorHAnsi" w:eastAsiaTheme="minorEastAsia" w:hAnsiTheme="minorHAnsi" w:cstheme="minorBidi"/>
                <w:noProof/>
                <w:sz w:val="22"/>
                <w:szCs w:val="22"/>
              </w:rPr>
              <w:tab/>
            </w:r>
            <w:r w:rsidRPr="002A1CAC">
              <w:rPr>
                <w:rStyle w:val="Hyperlink"/>
                <w:noProof/>
              </w:rPr>
              <w:t>API Component</w:t>
            </w:r>
            <w:r>
              <w:rPr>
                <w:noProof/>
                <w:webHidden/>
              </w:rPr>
              <w:tab/>
            </w:r>
            <w:r>
              <w:rPr>
                <w:noProof/>
                <w:webHidden/>
              </w:rPr>
              <w:fldChar w:fldCharType="begin"/>
            </w:r>
            <w:r>
              <w:rPr>
                <w:noProof/>
                <w:webHidden/>
              </w:rPr>
              <w:instrText xml:space="preserve"> PAGEREF _Toc450752174 \h </w:instrText>
            </w:r>
            <w:r>
              <w:rPr>
                <w:noProof/>
                <w:webHidden/>
              </w:rPr>
            </w:r>
            <w:r>
              <w:rPr>
                <w:noProof/>
                <w:webHidden/>
              </w:rPr>
              <w:fldChar w:fldCharType="separate"/>
            </w:r>
            <w:r>
              <w:rPr>
                <w:noProof/>
                <w:webHidden/>
              </w:rPr>
              <w:t>17</w:t>
            </w:r>
            <w:r>
              <w:rPr>
                <w:noProof/>
                <w:webHidden/>
              </w:rPr>
              <w:fldChar w:fldCharType="end"/>
            </w:r>
          </w:hyperlink>
        </w:p>
        <w:p w14:paraId="042243E7" w14:textId="3565CF8A"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5" w:history="1">
            <w:r w:rsidRPr="002A1CAC">
              <w:rPr>
                <w:rStyle w:val="Hyperlink"/>
                <w:noProof/>
              </w:rPr>
              <w:t>4.8</w:t>
            </w:r>
            <w:r>
              <w:rPr>
                <w:rFonts w:asciiTheme="minorHAnsi" w:eastAsiaTheme="minorEastAsia" w:hAnsiTheme="minorHAnsi" w:cstheme="minorBidi"/>
                <w:noProof/>
                <w:sz w:val="22"/>
                <w:szCs w:val="22"/>
              </w:rPr>
              <w:tab/>
            </w:r>
            <w:r w:rsidRPr="002A1CAC">
              <w:rPr>
                <w:rStyle w:val="Hyperlink"/>
                <w:noProof/>
              </w:rPr>
              <w:t>Service: ‘FanaticsSettlementInvocationService’</w:t>
            </w:r>
            <w:r>
              <w:rPr>
                <w:noProof/>
                <w:webHidden/>
              </w:rPr>
              <w:tab/>
            </w:r>
            <w:r>
              <w:rPr>
                <w:noProof/>
                <w:webHidden/>
              </w:rPr>
              <w:fldChar w:fldCharType="begin"/>
            </w:r>
            <w:r>
              <w:rPr>
                <w:noProof/>
                <w:webHidden/>
              </w:rPr>
              <w:instrText xml:space="preserve"> PAGEREF _Toc450752175 \h </w:instrText>
            </w:r>
            <w:r>
              <w:rPr>
                <w:noProof/>
                <w:webHidden/>
              </w:rPr>
            </w:r>
            <w:r>
              <w:rPr>
                <w:noProof/>
                <w:webHidden/>
              </w:rPr>
              <w:fldChar w:fldCharType="separate"/>
            </w:r>
            <w:r>
              <w:rPr>
                <w:noProof/>
                <w:webHidden/>
              </w:rPr>
              <w:t>18</w:t>
            </w:r>
            <w:r>
              <w:rPr>
                <w:noProof/>
                <w:webHidden/>
              </w:rPr>
              <w:fldChar w:fldCharType="end"/>
            </w:r>
          </w:hyperlink>
        </w:p>
        <w:p w14:paraId="319397C3" w14:textId="4718FAD8" w:rsidR="00236D63" w:rsidRDefault="00236D63">
          <w:pPr>
            <w:pStyle w:val="TOC3"/>
            <w:tabs>
              <w:tab w:val="left" w:pos="1100"/>
              <w:tab w:val="right" w:leader="dot" w:pos="9350"/>
            </w:tabs>
            <w:rPr>
              <w:rFonts w:asciiTheme="minorHAnsi" w:eastAsiaTheme="minorEastAsia" w:hAnsiTheme="minorHAnsi" w:cstheme="minorBidi"/>
              <w:noProof/>
              <w:sz w:val="22"/>
              <w:szCs w:val="22"/>
            </w:rPr>
          </w:pPr>
          <w:hyperlink w:anchor="_Toc450752176" w:history="1">
            <w:r w:rsidRPr="002A1CAC">
              <w:rPr>
                <w:rStyle w:val="Hyperlink"/>
                <w:noProof/>
              </w:rPr>
              <w:t>4.8.1</w:t>
            </w:r>
            <w:r>
              <w:rPr>
                <w:rFonts w:asciiTheme="minorHAnsi" w:eastAsiaTheme="minorEastAsia" w:hAnsiTheme="minorHAnsi" w:cstheme="minorBidi"/>
                <w:noProof/>
                <w:sz w:val="22"/>
                <w:szCs w:val="22"/>
              </w:rPr>
              <w:tab/>
            </w:r>
            <w:r w:rsidRPr="002A1CAC">
              <w:rPr>
                <w:rStyle w:val="Hyperlink"/>
                <w:noProof/>
              </w:rPr>
              <w:t>REST call Utility API Component</w:t>
            </w:r>
            <w:r>
              <w:rPr>
                <w:noProof/>
                <w:webHidden/>
              </w:rPr>
              <w:tab/>
            </w:r>
            <w:r>
              <w:rPr>
                <w:noProof/>
                <w:webHidden/>
              </w:rPr>
              <w:fldChar w:fldCharType="begin"/>
            </w:r>
            <w:r>
              <w:rPr>
                <w:noProof/>
                <w:webHidden/>
              </w:rPr>
              <w:instrText xml:space="preserve"> PAGEREF _Toc450752176 \h </w:instrText>
            </w:r>
            <w:r>
              <w:rPr>
                <w:noProof/>
                <w:webHidden/>
              </w:rPr>
            </w:r>
            <w:r>
              <w:rPr>
                <w:noProof/>
                <w:webHidden/>
              </w:rPr>
              <w:fldChar w:fldCharType="separate"/>
            </w:r>
            <w:r>
              <w:rPr>
                <w:noProof/>
                <w:webHidden/>
              </w:rPr>
              <w:t>19</w:t>
            </w:r>
            <w:r>
              <w:rPr>
                <w:noProof/>
                <w:webHidden/>
              </w:rPr>
              <w:fldChar w:fldCharType="end"/>
            </w:r>
          </w:hyperlink>
        </w:p>
        <w:p w14:paraId="0631D914" w14:textId="55F8C894"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7" w:history="1">
            <w:r w:rsidRPr="002A1CAC">
              <w:rPr>
                <w:rStyle w:val="Hyperlink"/>
                <w:noProof/>
              </w:rPr>
              <w:t>4.9</w:t>
            </w:r>
            <w:r>
              <w:rPr>
                <w:rFonts w:asciiTheme="minorHAnsi" w:eastAsiaTheme="minorEastAsia" w:hAnsiTheme="minorHAnsi" w:cstheme="minorBidi"/>
                <w:noProof/>
                <w:sz w:val="22"/>
                <w:szCs w:val="22"/>
              </w:rPr>
              <w:tab/>
            </w:r>
            <w:r w:rsidRPr="002A1CAC">
              <w:rPr>
                <w:rStyle w:val="Hyperlink"/>
                <w:noProof/>
              </w:rPr>
              <w:t>Payment Alert Queue Configuration</w:t>
            </w:r>
            <w:r>
              <w:rPr>
                <w:noProof/>
                <w:webHidden/>
              </w:rPr>
              <w:tab/>
            </w:r>
            <w:r>
              <w:rPr>
                <w:noProof/>
                <w:webHidden/>
              </w:rPr>
              <w:fldChar w:fldCharType="begin"/>
            </w:r>
            <w:r>
              <w:rPr>
                <w:noProof/>
                <w:webHidden/>
              </w:rPr>
              <w:instrText xml:space="preserve"> PAGEREF _Toc450752177 \h </w:instrText>
            </w:r>
            <w:r>
              <w:rPr>
                <w:noProof/>
                <w:webHidden/>
              </w:rPr>
            </w:r>
            <w:r>
              <w:rPr>
                <w:noProof/>
                <w:webHidden/>
              </w:rPr>
              <w:fldChar w:fldCharType="separate"/>
            </w:r>
            <w:r>
              <w:rPr>
                <w:noProof/>
                <w:webHidden/>
              </w:rPr>
              <w:t>20</w:t>
            </w:r>
            <w:r>
              <w:rPr>
                <w:noProof/>
                <w:webHidden/>
              </w:rPr>
              <w:fldChar w:fldCharType="end"/>
            </w:r>
          </w:hyperlink>
        </w:p>
        <w:p w14:paraId="41618173" w14:textId="2C1B3F52"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8" w:history="1">
            <w:r w:rsidRPr="002A1CAC">
              <w:rPr>
                <w:rStyle w:val="Hyperlink"/>
                <w:noProof/>
              </w:rPr>
              <w:t>4.10</w:t>
            </w:r>
            <w:r>
              <w:rPr>
                <w:rFonts w:asciiTheme="minorHAnsi" w:eastAsiaTheme="minorEastAsia" w:hAnsiTheme="minorHAnsi" w:cstheme="minorBidi"/>
                <w:noProof/>
                <w:sz w:val="22"/>
                <w:szCs w:val="22"/>
              </w:rPr>
              <w:tab/>
            </w:r>
            <w:r w:rsidRPr="002A1CAC">
              <w:rPr>
                <w:rStyle w:val="Hyperlink"/>
                <w:noProof/>
              </w:rPr>
              <w:t>Event: ‘COLLECTION_FAILED’</w:t>
            </w:r>
            <w:r>
              <w:rPr>
                <w:noProof/>
                <w:webHidden/>
              </w:rPr>
              <w:tab/>
            </w:r>
            <w:r>
              <w:rPr>
                <w:noProof/>
                <w:webHidden/>
              </w:rPr>
              <w:fldChar w:fldCharType="begin"/>
            </w:r>
            <w:r>
              <w:rPr>
                <w:noProof/>
                <w:webHidden/>
              </w:rPr>
              <w:instrText xml:space="preserve"> PAGEREF _Toc450752178 \h </w:instrText>
            </w:r>
            <w:r>
              <w:rPr>
                <w:noProof/>
                <w:webHidden/>
              </w:rPr>
            </w:r>
            <w:r>
              <w:rPr>
                <w:noProof/>
                <w:webHidden/>
              </w:rPr>
              <w:fldChar w:fldCharType="separate"/>
            </w:r>
            <w:r>
              <w:rPr>
                <w:noProof/>
                <w:webHidden/>
              </w:rPr>
              <w:t>20</w:t>
            </w:r>
            <w:r>
              <w:rPr>
                <w:noProof/>
                <w:webHidden/>
              </w:rPr>
              <w:fldChar w:fldCharType="end"/>
            </w:r>
          </w:hyperlink>
        </w:p>
        <w:p w14:paraId="54AFE08F" w14:textId="4147B37E"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79" w:history="1">
            <w:r w:rsidRPr="002A1CAC">
              <w:rPr>
                <w:rStyle w:val="Hyperlink"/>
                <w:noProof/>
              </w:rPr>
              <w:t>4.11</w:t>
            </w:r>
            <w:r>
              <w:rPr>
                <w:rFonts w:asciiTheme="minorHAnsi" w:eastAsiaTheme="minorEastAsia" w:hAnsiTheme="minorHAnsi" w:cstheme="minorBidi"/>
                <w:noProof/>
                <w:sz w:val="22"/>
                <w:szCs w:val="22"/>
              </w:rPr>
              <w:tab/>
            </w:r>
            <w:r w:rsidRPr="002A1CAC">
              <w:rPr>
                <w:rStyle w:val="Hyperlink"/>
                <w:noProof/>
              </w:rPr>
              <w:t>Hold: PAYMENT_CAPTURE_HOLD</w:t>
            </w:r>
            <w:r>
              <w:rPr>
                <w:noProof/>
                <w:webHidden/>
              </w:rPr>
              <w:tab/>
            </w:r>
            <w:r>
              <w:rPr>
                <w:noProof/>
                <w:webHidden/>
              </w:rPr>
              <w:fldChar w:fldCharType="begin"/>
            </w:r>
            <w:r>
              <w:rPr>
                <w:noProof/>
                <w:webHidden/>
              </w:rPr>
              <w:instrText xml:space="preserve"> PAGEREF _Toc450752179 \h </w:instrText>
            </w:r>
            <w:r>
              <w:rPr>
                <w:noProof/>
                <w:webHidden/>
              </w:rPr>
            </w:r>
            <w:r>
              <w:rPr>
                <w:noProof/>
                <w:webHidden/>
              </w:rPr>
              <w:fldChar w:fldCharType="separate"/>
            </w:r>
            <w:r>
              <w:rPr>
                <w:noProof/>
                <w:webHidden/>
              </w:rPr>
              <w:t>23</w:t>
            </w:r>
            <w:r>
              <w:rPr>
                <w:noProof/>
                <w:webHidden/>
              </w:rPr>
              <w:fldChar w:fldCharType="end"/>
            </w:r>
          </w:hyperlink>
        </w:p>
        <w:p w14:paraId="7A46A83C" w14:textId="594D83C3"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0" w:history="1">
            <w:r w:rsidRPr="002A1CAC">
              <w:rPr>
                <w:rStyle w:val="Hyperlink"/>
                <w:noProof/>
              </w:rPr>
              <w:t>4.12</w:t>
            </w:r>
            <w:r>
              <w:rPr>
                <w:rFonts w:asciiTheme="minorHAnsi" w:eastAsiaTheme="minorEastAsia" w:hAnsiTheme="minorHAnsi" w:cstheme="minorBidi"/>
                <w:noProof/>
                <w:sz w:val="22"/>
                <w:szCs w:val="22"/>
              </w:rPr>
              <w:tab/>
            </w:r>
            <w:r w:rsidRPr="002A1CAC">
              <w:rPr>
                <w:rStyle w:val="Hyperlink"/>
                <w:noProof/>
              </w:rPr>
              <w:t>Service: FanaticsTasksOnPaymentHardDecline</w:t>
            </w:r>
            <w:r>
              <w:rPr>
                <w:noProof/>
                <w:webHidden/>
              </w:rPr>
              <w:tab/>
            </w:r>
            <w:r>
              <w:rPr>
                <w:noProof/>
                <w:webHidden/>
              </w:rPr>
              <w:fldChar w:fldCharType="begin"/>
            </w:r>
            <w:r>
              <w:rPr>
                <w:noProof/>
                <w:webHidden/>
              </w:rPr>
              <w:instrText xml:space="preserve"> PAGEREF _Toc450752180 \h </w:instrText>
            </w:r>
            <w:r>
              <w:rPr>
                <w:noProof/>
                <w:webHidden/>
              </w:rPr>
            </w:r>
            <w:r>
              <w:rPr>
                <w:noProof/>
                <w:webHidden/>
              </w:rPr>
              <w:fldChar w:fldCharType="separate"/>
            </w:r>
            <w:r>
              <w:rPr>
                <w:noProof/>
                <w:webHidden/>
              </w:rPr>
              <w:t>24</w:t>
            </w:r>
            <w:r>
              <w:rPr>
                <w:noProof/>
                <w:webHidden/>
              </w:rPr>
              <w:fldChar w:fldCharType="end"/>
            </w:r>
          </w:hyperlink>
        </w:p>
        <w:p w14:paraId="03B10148" w14:textId="7EB0D101"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1" w:history="1">
            <w:r w:rsidRPr="002A1CAC">
              <w:rPr>
                <w:rStyle w:val="Hyperlink"/>
                <w:noProof/>
              </w:rPr>
              <w:t>4.13</w:t>
            </w:r>
            <w:r>
              <w:rPr>
                <w:rFonts w:asciiTheme="minorHAnsi" w:eastAsiaTheme="minorEastAsia" w:hAnsiTheme="minorHAnsi" w:cstheme="minorBidi"/>
                <w:noProof/>
                <w:sz w:val="22"/>
                <w:szCs w:val="22"/>
              </w:rPr>
              <w:tab/>
            </w:r>
            <w:r w:rsidRPr="002A1CAC">
              <w:rPr>
                <w:rStyle w:val="Hyperlink"/>
                <w:noProof/>
              </w:rPr>
              <w:t>Service: FanaticsTasksOnPaymentServiceUnavailable</w:t>
            </w:r>
            <w:r>
              <w:rPr>
                <w:noProof/>
                <w:webHidden/>
              </w:rPr>
              <w:tab/>
            </w:r>
            <w:r>
              <w:rPr>
                <w:noProof/>
                <w:webHidden/>
              </w:rPr>
              <w:fldChar w:fldCharType="begin"/>
            </w:r>
            <w:r>
              <w:rPr>
                <w:noProof/>
                <w:webHidden/>
              </w:rPr>
              <w:instrText xml:space="preserve"> PAGEREF _Toc450752181 \h </w:instrText>
            </w:r>
            <w:r>
              <w:rPr>
                <w:noProof/>
                <w:webHidden/>
              </w:rPr>
            </w:r>
            <w:r>
              <w:rPr>
                <w:noProof/>
                <w:webHidden/>
              </w:rPr>
              <w:fldChar w:fldCharType="separate"/>
            </w:r>
            <w:r>
              <w:rPr>
                <w:noProof/>
                <w:webHidden/>
              </w:rPr>
              <w:t>25</w:t>
            </w:r>
            <w:r>
              <w:rPr>
                <w:noProof/>
                <w:webHidden/>
              </w:rPr>
              <w:fldChar w:fldCharType="end"/>
            </w:r>
          </w:hyperlink>
        </w:p>
        <w:p w14:paraId="388AE7D2" w14:textId="6C3FC2A8"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2" w:history="1">
            <w:r w:rsidRPr="002A1CAC">
              <w:rPr>
                <w:rStyle w:val="Hyperlink"/>
                <w:noProof/>
              </w:rPr>
              <w:t>4.13</w:t>
            </w:r>
            <w:r>
              <w:rPr>
                <w:rFonts w:asciiTheme="minorHAnsi" w:eastAsiaTheme="minorEastAsia" w:hAnsiTheme="minorHAnsi" w:cstheme="minorBidi"/>
                <w:noProof/>
                <w:sz w:val="22"/>
                <w:szCs w:val="22"/>
              </w:rPr>
              <w:tab/>
            </w:r>
            <w:r w:rsidRPr="002A1CAC">
              <w:rPr>
                <w:rStyle w:val="Hyperlink"/>
                <w:noProof/>
              </w:rPr>
              <w:t>Transaction: CHECK_PAYMENT_ALERTS.0001.ex</w:t>
            </w:r>
            <w:r>
              <w:rPr>
                <w:noProof/>
                <w:webHidden/>
              </w:rPr>
              <w:tab/>
            </w:r>
            <w:r>
              <w:rPr>
                <w:noProof/>
                <w:webHidden/>
              </w:rPr>
              <w:fldChar w:fldCharType="begin"/>
            </w:r>
            <w:r>
              <w:rPr>
                <w:noProof/>
                <w:webHidden/>
              </w:rPr>
              <w:instrText xml:space="preserve"> PAGEREF _Toc450752182 \h </w:instrText>
            </w:r>
            <w:r>
              <w:rPr>
                <w:noProof/>
                <w:webHidden/>
              </w:rPr>
            </w:r>
            <w:r>
              <w:rPr>
                <w:noProof/>
                <w:webHidden/>
              </w:rPr>
              <w:fldChar w:fldCharType="separate"/>
            </w:r>
            <w:r>
              <w:rPr>
                <w:noProof/>
                <w:webHidden/>
              </w:rPr>
              <w:t>26</w:t>
            </w:r>
            <w:r>
              <w:rPr>
                <w:noProof/>
                <w:webHidden/>
              </w:rPr>
              <w:fldChar w:fldCharType="end"/>
            </w:r>
          </w:hyperlink>
        </w:p>
        <w:p w14:paraId="43EC33C3" w14:textId="5E2EE9BA"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3" w:history="1">
            <w:r w:rsidRPr="002A1CAC">
              <w:rPr>
                <w:rStyle w:val="Hyperlink"/>
                <w:noProof/>
              </w:rPr>
              <w:t>4.14</w:t>
            </w:r>
            <w:r>
              <w:rPr>
                <w:rFonts w:asciiTheme="minorHAnsi" w:eastAsiaTheme="minorEastAsia" w:hAnsiTheme="minorHAnsi" w:cstheme="minorBidi"/>
                <w:noProof/>
                <w:sz w:val="22"/>
                <w:szCs w:val="22"/>
              </w:rPr>
              <w:tab/>
            </w:r>
            <w:r w:rsidRPr="002A1CAC">
              <w:rPr>
                <w:rStyle w:val="Hyperlink"/>
                <w:noProof/>
              </w:rPr>
              <w:t>Payment Method configuration</w:t>
            </w:r>
            <w:r>
              <w:rPr>
                <w:noProof/>
                <w:webHidden/>
              </w:rPr>
              <w:tab/>
            </w:r>
            <w:r>
              <w:rPr>
                <w:noProof/>
                <w:webHidden/>
              </w:rPr>
              <w:fldChar w:fldCharType="begin"/>
            </w:r>
            <w:r>
              <w:rPr>
                <w:noProof/>
                <w:webHidden/>
              </w:rPr>
              <w:instrText xml:space="preserve"> PAGEREF _Toc450752183 \h </w:instrText>
            </w:r>
            <w:r>
              <w:rPr>
                <w:noProof/>
                <w:webHidden/>
              </w:rPr>
            </w:r>
            <w:r>
              <w:rPr>
                <w:noProof/>
                <w:webHidden/>
              </w:rPr>
              <w:fldChar w:fldCharType="separate"/>
            </w:r>
            <w:r>
              <w:rPr>
                <w:noProof/>
                <w:webHidden/>
              </w:rPr>
              <w:t>27</w:t>
            </w:r>
            <w:r>
              <w:rPr>
                <w:noProof/>
                <w:webHidden/>
              </w:rPr>
              <w:fldChar w:fldCharType="end"/>
            </w:r>
          </w:hyperlink>
        </w:p>
        <w:p w14:paraId="578A9CD3" w14:textId="38434EA7" w:rsidR="00236D63" w:rsidRDefault="00236D63">
          <w:pPr>
            <w:pStyle w:val="TOC3"/>
            <w:tabs>
              <w:tab w:val="left" w:pos="1320"/>
              <w:tab w:val="right" w:leader="dot" w:pos="9350"/>
            </w:tabs>
            <w:rPr>
              <w:rFonts w:asciiTheme="minorHAnsi" w:eastAsiaTheme="minorEastAsia" w:hAnsiTheme="minorHAnsi" w:cstheme="minorBidi"/>
              <w:noProof/>
              <w:sz w:val="22"/>
              <w:szCs w:val="22"/>
            </w:rPr>
          </w:pPr>
          <w:hyperlink w:anchor="_Toc450752184" w:history="1">
            <w:r w:rsidRPr="002A1CAC">
              <w:rPr>
                <w:rStyle w:val="Hyperlink"/>
                <w:noProof/>
              </w:rPr>
              <w:t>4.14.1</w:t>
            </w:r>
            <w:r>
              <w:rPr>
                <w:rFonts w:asciiTheme="minorHAnsi" w:eastAsiaTheme="minorEastAsia" w:hAnsiTheme="minorHAnsi" w:cstheme="minorBidi"/>
                <w:noProof/>
                <w:sz w:val="22"/>
                <w:szCs w:val="22"/>
              </w:rPr>
              <w:tab/>
            </w:r>
            <w:r w:rsidRPr="002A1CAC">
              <w:rPr>
                <w:rStyle w:val="Hyperlink"/>
                <w:noProof/>
              </w:rPr>
              <w:t>Payment Types:</w:t>
            </w:r>
            <w:r>
              <w:rPr>
                <w:noProof/>
                <w:webHidden/>
              </w:rPr>
              <w:tab/>
            </w:r>
            <w:r>
              <w:rPr>
                <w:noProof/>
                <w:webHidden/>
              </w:rPr>
              <w:fldChar w:fldCharType="begin"/>
            </w:r>
            <w:r>
              <w:rPr>
                <w:noProof/>
                <w:webHidden/>
              </w:rPr>
              <w:instrText xml:space="preserve"> PAGEREF _Toc450752184 \h </w:instrText>
            </w:r>
            <w:r>
              <w:rPr>
                <w:noProof/>
                <w:webHidden/>
              </w:rPr>
            </w:r>
            <w:r>
              <w:rPr>
                <w:noProof/>
                <w:webHidden/>
              </w:rPr>
              <w:fldChar w:fldCharType="separate"/>
            </w:r>
            <w:r>
              <w:rPr>
                <w:noProof/>
                <w:webHidden/>
              </w:rPr>
              <w:t>27</w:t>
            </w:r>
            <w:r>
              <w:rPr>
                <w:noProof/>
                <w:webHidden/>
              </w:rPr>
              <w:fldChar w:fldCharType="end"/>
            </w:r>
          </w:hyperlink>
        </w:p>
        <w:p w14:paraId="7BAF3473" w14:textId="6334A695" w:rsidR="00236D63" w:rsidRDefault="00236D63">
          <w:pPr>
            <w:pStyle w:val="TOC3"/>
            <w:tabs>
              <w:tab w:val="left" w:pos="1320"/>
              <w:tab w:val="right" w:leader="dot" w:pos="9350"/>
            </w:tabs>
            <w:rPr>
              <w:rFonts w:asciiTheme="minorHAnsi" w:eastAsiaTheme="minorEastAsia" w:hAnsiTheme="minorHAnsi" w:cstheme="minorBidi"/>
              <w:noProof/>
              <w:sz w:val="22"/>
              <w:szCs w:val="22"/>
            </w:rPr>
          </w:pPr>
          <w:hyperlink w:anchor="_Toc450752185" w:history="1">
            <w:r w:rsidRPr="002A1CAC">
              <w:rPr>
                <w:rStyle w:val="Hyperlink"/>
                <w:rFonts w:cs="Tahoma"/>
                <w:noProof/>
              </w:rPr>
              <w:t>4.14.2</w:t>
            </w:r>
            <w:r>
              <w:rPr>
                <w:rFonts w:asciiTheme="minorHAnsi" w:eastAsiaTheme="minorEastAsia" w:hAnsiTheme="minorHAnsi" w:cstheme="minorBidi"/>
                <w:noProof/>
                <w:sz w:val="22"/>
                <w:szCs w:val="22"/>
              </w:rPr>
              <w:tab/>
            </w:r>
            <w:r w:rsidRPr="002A1CAC">
              <w:rPr>
                <w:rStyle w:val="Hyperlink"/>
                <w:rFonts w:cs="Tahoma"/>
                <w:noProof/>
              </w:rPr>
              <w:t>Payment Card Types</w:t>
            </w:r>
            <w:r>
              <w:rPr>
                <w:noProof/>
                <w:webHidden/>
              </w:rPr>
              <w:tab/>
            </w:r>
            <w:r>
              <w:rPr>
                <w:noProof/>
                <w:webHidden/>
              </w:rPr>
              <w:fldChar w:fldCharType="begin"/>
            </w:r>
            <w:r>
              <w:rPr>
                <w:noProof/>
                <w:webHidden/>
              </w:rPr>
              <w:instrText xml:space="preserve"> PAGEREF _Toc450752185 \h </w:instrText>
            </w:r>
            <w:r>
              <w:rPr>
                <w:noProof/>
                <w:webHidden/>
              </w:rPr>
            </w:r>
            <w:r>
              <w:rPr>
                <w:noProof/>
                <w:webHidden/>
              </w:rPr>
              <w:fldChar w:fldCharType="separate"/>
            </w:r>
            <w:r>
              <w:rPr>
                <w:noProof/>
                <w:webHidden/>
              </w:rPr>
              <w:t>37</w:t>
            </w:r>
            <w:r>
              <w:rPr>
                <w:noProof/>
                <w:webHidden/>
              </w:rPr>
              <w:fldChar w:fldCharType="end"/>
            </w:r>
          </w:hyperlink>
        </w:p>
        <w:p w14:paraId="0B7C0BE7" w14:textId="47CCA659"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6" w:history="1">
            <w:r w:rsidRPr="002A1CAC">
              <w:rPr>
                <w:rStyle w:val="Hyperlink"/>
                <w:rFonts w:cs="Tahoma"/>
                <w:bCs/>
                <w:noProof/>
              </w:rPr>
              <w:t>4.15</w:t>
            </w:r>
            <w:r>
              <w:rPr>
                <w:rFonts w:asciiTheme="minorHAnsi" w:eastAsiaTheme="minorEastAsia" w:hAnsiTheme="minorHAnsi" w:cstheme="minorBidi"/>
                <w:noProof/>
                <w:sz w:val="22"/>
                <w:szCs w:val="22"/>
              </w:rPr>
              <w:tab/>
            </w:r>
            <w:r w:rsidRPr="002A1CAC">
              <w:rPr>
                <w:rStyle w:val="Hyperlink"/>
                <w:rFonts w:cs="Tahoma"/>
                <w:bCs/>
                <w:noProof/>
              </w:rPr>
              <w:t>Post Conditions</w:t>
            </w:r>
            <w:r>
              <w:rPr>
                <w:noProof/>
                <w:webHidden/>
              </w:rPr>
              <w:tab/>
            </w:r>
            <w:r>
              <w:rPr>
                <w:noProof/>
                <w:webHidden/>
              </w:rPr>
              <w:fldChar w:fldCharType="begin"/>
            </w:r>
            <w:r>
              <w:rPr>
                <w:noProof/>
                <w:webHidden/>
              </w:rPr>
              <w:instrText xml:space="preserve"> PAGEREF _Toc450752186 \h </w:instrText>
            </w:r>
            <w:r>
              <w:rPr>
                <w:noProof/>
                <w:webHidden/>
              </w:rPr>
            </w:r>
            <w:r>
              <w:rPr>
                <w:noProof/>
                <w:webHidden/>
              </w:rPr>
              <w:fldChar w:fldCharType="separate"/>
            </w:r>
            <w:r>
              <w:rPr>
                <w:noProof/>
                <w:webHidden/>
              </w:rPr>
              <w:t>40</w:t>
            </w:r>
            <w:r>
              <w:rPr>
                <w:noProof/>
                <w:webHidden/>
              </w:rPr>
              <w:fldChar w:fldCharType="end"/>
            </w:r>
          </w:hyperlink>
        </w:p>
        <w:p w14:paraId="30E15497" w14:textId="7AD0CFC5" w:rsidR="00236D63" w:rsidRDefault="00236D63">
          <w:pPr>
            <w:pStyle w:val="TOC2"/>
            <w:tabs>
              <w:tab w:val="left" w:pos="880"/>
              <w:tab w:val="right" w:leader="dot" w:pos="9350"/>
            </w:tabs>
            <w:rPr>
              <w:rFonts w:asciiTheme="minorHAnsi" w:eastAsiaTheme="minorEastAsia" w:hAnsiTheme="minorHAnsi" w:cstheme="minorBidi"/>
              <w:noProof/>
              <w:sz w:val="22"/>
              <w:szCs w:val="22"/>
            </w:rPr>
          </w:pPr>
          <w:hyperlink w:anchor="_Toc450752187" w:history="1">
            <w:r w:rsidRPr="002A1CAC">
              <w:rPr>
                <w:rStyle w:val="Hyperlink"/>
                <w:rFonts w:cs="Tahoma"/>
                <w:bCs/>
                <w:noProof/>
              </w:rPr>
              <w:t>4.16</w:t>
            </w:r>
            <w:r>
              <w:rPr>
                <w:rFonts w:asciiTheme="minorHAnsi" w:eastAsiaTheme="minorEastAsia" w:hAnsiTheme="minorHAnsi" w:cstheme="minorBidi"/>
                <w:noProof/>
                <w:sz w:val="22"/>
                <w:szCs w:val="22"/>
              </w:rPr>
              <w:tab/>
            </w:r>
            <w:r w:rsidRPr="002A1CAC">
              <w:rPr>
                <w:rStyle w:val="Hyperlink"/>
                <w:rFonts w:cs="Tahoma"/>
                <w:bCs/>
                <w:noProof/>
              </w:rPr>
              <w:t>Test Cases</w:t>
            </w:r>
            <w:r>
              <w:rPr>
                <w:noProof/>
                <w:webHidden/>
              </w:rPr>
              <w:tab/>
            </w:r>
            <w:r>
              <w:rPr>
                <w:noProof/>
                <w:webHidden/>
              </w:rPr>
              <w:fldChar w:fldCharType="begin"/>
            </w:r>
            <w:r>
              <w:rPr>
                <w:noProof/>
                <w:webHidden/>
              </w:rPr>
              <w:instrText xml:space="preserve"> PAGEREF _Toc450752187 \h </w:instrText>
            </w:r>
            <w:r>
              <w:rPr>
                <w:noProof/>
                <w:webHidden/>
              </w:rPr>
            </w:r>
            <w:r>
              <w:rPr>
                <w:noProof/>
                <w:webHidden/>
              </w:rPr>
              <w:fldChar w:fldCharType="separate"/>
            </w:r>
            <w:r>
              <w:rPr>
                <w:noProof/>
                <w:webHidden/>
              </w:rPr>
              <w:t>40</w:t>
            </w:r>
            <w:r>
              <w:rPr>
                <w:noProof/>
                <w:webHidden/>
              </w:rPr>
              <w:fldChar w:fldCharType="end"/>
            </w:r>
          </w:hyperlink>
        </w:p>
        <w:bookmarkStart w:id="1" w:name="_GoBack"/>
        <w:bookmarkEnd w:id="1"/>
        <w:p w14:paraId="1CC18DD2" w14:textId="61159BFC" w:rsidR="00556481" w:rsidRDefault="00556481">
          <w:r>
            <w:rPr>
              <w:b/>
              <w:bCs/>
              <w:noProof/>
            </w:rPr>
            <w:fldChar w:fldCharType="end"/>
          </w:r>
        </w:p>
      </w:sdtContent>
    </w:sdt>
    <w:p w14:paraId="59168747" w14:textId="7AD6FD83" w:rsidR="0007436C" w:rsidRPr="00E24AFB" w:rsidRDefault="00A32108" w:rsidP="006069C0">
      <w:pPr>
        <w:pStyle w:val="Heading1"/>
      </w:pPr>
      <w:r w:rsidRPr="00E24AFB">
        <w:rPr>
          <w:rFonts w:cs="Tahoma"/>
        </w:rPr>
        <w:br w:type="page"/>
      </w:r>
      <w:bookmarkStart w:id="2" w:name="_Toc450752150"/>
      <w:r w:rsidR="005A3122" w:rsidRPr="00E24AFB">
        <w:lastRenderedPageBreak/>
        <w:t>Introduction</w:t>
      </w:r>
      <w:bookmarkEnd w:id="2"/>
    </w:p>
    <w:p w14:paraId="50509BE3" w14:textId="77777777" w:rsidR="0007436C" w:rsidRPr="00E24AFB" w:rsidRDefault="005A3122" w:rsidP="00FC39D3">
      <w:pPr>
        <w:pStyle w:val="Heading2"/>
      </w:pPr>
      <w:bookmarkStart w:id="3" w:name="_Toc450752151"/>
      <w:r w:rsidRPr="00E24AFB">
        <w:t>Purpose</w:t>
      </w:r>
      <w:bookmarkEnd w:id="3"/>
    </w:p>
    <w:p w14:paraId="1CC2A47C" w14:textId="20B903D0" w:rsidR="00A90F7E" w:rsidRDefault="005A3122" w:rsidP="00396C18">
      <w:pPr>
        <w:ind w:left="180"/>
        <w:rPr>
          <w:rFonts w:cs="Tahoma"/>
        </w:rPr>
      </w:pPr>
      <w:r w:rsidRPr="00E24AFB">
        <w:rPr>
          <w:rFonts w:cs="Tahoma"/>
        </w:rPr>
        <w:t xml:space="preserve">The purpose of this document is to provide an overview of the implementation and design of the </w:t>
      </w:r>
      <w:r w:rsidR="00FC39D3">
        <w:rPr>
          <w:rFonts w:cs="Tahoma"/>
        </w:rPr>
        <w:t>payment settlement</w:t>
      </w:r>
      <w:r w:rsidR="00A73A0F" w:rsidRPr="00E24AFB">
        <w:rPr>
          <w:rFonts w:cs="Tahoma"/>
        </w:rPr>
        <w:t xml:space="preserve"> </w:t>
      </w:r>
      <w:r w:rsidRPr="00E24AFB">
        <w:rPr>
          <w:rFonts w:cs="Tahoma"/>
        </w:rPr>
        <w:t xml:space="preserve">interface between OMS and </w:t>
      </w:r>
      <w:r w:rsidR="00F11CD9" w:rsidRPr="00E24AFB">
        <w:rPr>
          <w:rFonts w:cs="Tahoma"/>
        </w:rPr>
        <w:t>Payment Gateway</w:t>
      </w:r>
      <w:r w:rsidR="006F1291" w:rsidRPr="00E24AFB">
        <w:rPr>
          <w:rFonts w:cs="Tahoma"/>
        </w:rPr>
        <w:t>.</w:t>
      </w:r>
      <w:r w:rsidR="00A90F7E" w:rsidRPr="00E24AFB">
        <w:rPr>
          <w:rFonts w:cs="Tahoma"/>
        </w:rPr>
        <w:t xml:space="preserve"> This document also gives a technical overview of how settlement processing is setup in OMS. </w:t>
      </w:r>
      <w:r w:rsidR="003763B0">
        <w:rPr>
          <w:rFonts w:cs="Tahoma"/>
        </w:rPr>
        <w:t xml:space="preserve"> This document only covers the settlement process for payment processing.</w:t>
      </w:r>
    </w:p>
    <w:p w14:paraId="74D41582" w14:textId="77777777" w:rsidR="003763B0" w:rsidRPr="00E24AFB" w:rsidRDefault="003763B0" w:rsidP="00396C18">
      <w:pPr>
        <w:ind w:left="180"/>
        <w:rPr>
          <w:rFonts w:cs="Tahoma"/>
        </w:rPr>
      </w:pPr>
    </w:p>
    <w:p w14:paraId="649A68C0" w14:textId="3520B607" w:rsidR="003220F9" w:rsidRPr="00E24AFB" w:rsidRDefault="003220F9" w:rsidP="00396C18">
      <w:pPr>
        <w:ind w:left="180"/>
        <w:rPr>
          <w:rFonts w:cs="Tahoma"/>
        </w:rPr>
      </w:pPr>
      <w:r w:rsidRPr="00E24AFB">
        <w:rPr>
          <w:rFonts w:cs="Tahoma"/>
        </w:rPr>
        <w:t>IBM OMS will use a common enterprise payment service to process all payment transactions (authorization, capture, refunds, release authorization holds) across all payment methods.</w:t>
      </w:r>
    </w:p>
    <w:p w14:paraId="57A0FAE0" w14:textId="32AECFDD" w:rsidR="005A3122" w:rsidRPr="00E24AFB" w:rsidRDefault="005A3122" w:rsidP="005A3122">
      <w:pPr>
        <w:rPr>
          <w:rFonts w:cs="Tahoma"/>
        </w:rPr>
      </w:pPr>
    </w:p>
    <w:p w14:paraId="55C53EC9" w14:textId="1AFFCFB1" w:rsidR="0007436C" w:rsidRPr="00E24AFB" w:rsidRDefault="00FC39D3" w:rsidP="00FC39D3">
      <w:pPr>
        <w:pStyle w:val="Heading1"/>
      </w:pPr>
      <w:bookmarkStart w:id="4" w:name="_Toc450752152"/>
      <w:r>
        <w:t>Payment Settlement</w:t>
      </w:r>
      <w:r w:rsidR="00F041B8" w:rsidRPr="00E24AFB">
        <w:t xml:space="preserve"> Overview</w:t>
      </w:r>
      <w:bookmarkEnd w:id="4"/>
    </w:p>
    <w:p w14:paraId="0A50C2E4" w14:textId="162377F1" w:rsidR="00B11043" w:rsidRPr="00E24AFB" w:rsidRDefault="00FC39D3" w:rsidP="00FC39D3">
      <w:pPr>
        <w:pStyle w:val="Heading2"/>
        <w:rPr>
          <w:rFonts w:ascii="Tahoma" w:hAnsi="Tahoma" w:cs="Tahoma"/>
        </w:rPr>
      </w:pPr>
      <w:bookmarkStart w:id="5" w:name="_Toc447407586"/>
      <w:bookmarkStart w:id="6" w:name="_Toc447666008"/>
      <w:bookmarkStart w:id="7" w:name="_Toc450752153"/>
      <w:r w:rsidRPr="00B1185D">
        <w:t>Overview</w:t>
      </w:r>
      <w:bookmarkEnd w:id="5"/>
      <w:bookmarkEnd w:id="6"/>
      <w:bookmarkEnd w:id="7"/>
    </w:p>
    <w:p w14:paraId="57BF68B5" w14:textId="12E60B72" w:rsidR="00AA098D" w:rsidRDefault="00AA098D" w:rsidP="00396C18">
      <w:pPr>
        <w:ind w:left="180"/>
        <w:rPr>
          <w:rFonts w:cs="Tahoma"/>
        </w:rPr>
      </w:pPr>
      <w:r w:rsidRPr="00E24AFB">
        <w:rPr>
          <w:rFonts w:cs="Tahoma"/>
        </w:rPr>
        <w:t>Once OMS receives the ship confirmation message, OMS will generate an invoice for the shipped items and a request will be generated to process a settlement/capture for the value of the shipped goods.  Existing authorization will be used to make settlement requests. In case of credit/debit card payment method, same authorization ID will be used for multiple settlement requests on a multi shipment order</w:t>
      </w:r>
      <w:r w:rsidR="00FA5EBB">
        <w:rPr>
          <w:rFonts w:cs="Tahoma"/>
        </w:rPr>
        <w:t xml:space="preserve">. </w:t>
      </w:r>
    </w:p>
    <w:p w14:paraId="4DD2A7F8" w14:textId="77777777" w:rsidR="00AA098D" w:rsidRDefault="00AA098D" w:rsidP="00396C18">
      <w:pPr>
        <w:ind w:left="180"/>
        <w:rPr>
          <w:rFonts w:cs="Tahoma"/>
        </w:rPr>
      </w:pPr>
    </w:p>
    <w:p w14:paraId="619F6E81" w14:textId="3B752131" w:rsidR="00001C35" w:rsidRDefault="00001C35" w:rsidP="00396C18">
      <w:pPr>
        <w:ind w:left="180"/>
        <w:rPr>
          <w:rFonts w:cs="Tahoma"/>
        </w:rPr>
      </w:pPr>
      <w:r w:rsidRPr="00E24AFB">
        <w:rPr>
          <w:rFonts w:cs="Tahoma"/>
        </w:rPr>
        <w:t xml:space="preserve">OMS </w:t>
      </w:r>
      <w:r w:rsidR="00953951" w:rsidRPr="00E24AFB">
        <w:rPr>
          <w:rFonts w:cs="Tahoma"/>
        </w:rPr>
        <w:t>may</w:t>
      </w:r>
      <w:r w:rsidRPr="00E24AFB">
        <w:rPr>
          <w:rFonts w:cs="Tahoma"/>
        </w:rPr>
        <w:t xml:space="preserve"> initiate multiple settlement requests if the order gets shipped at different points in time.</w:t>
      </w:r>
      <w:r w:rsidR="00FA5EBB">
        <w:rPr>
          <w:rFonts w:cs="Tahoma"/>
        </w:rPr>
        <w:t xml:space="preserve"> </w:t>
      </w:r>
      <w:del w:id="8" w:author="Sai Tatineni" w:date="2016-05-11T16:57:00Z">
        <w:r w:rsidRPr="00E24AFB" w:rsidDel="009A563E">
          <w:rPr>
            <w:rFonts w:cs="Tahoma"/>
          </w:rPr>
          <w:delText xml:space="preserve">However, </w:delText>
        </w:r>
        <w:r w:rsidR="00FA5EBB" w:rsidRPr="00E24AFB" w:rsidDel="009A563E">
          <w:rPr>
            <w:rFonts w:cs="Tahoma"/>
          </w:rPr>
          <w:delText>to minimize the multiple settlement calls</w:delText>
        </w:r>
        <w:r w:rsidR="00FA5EBB" w:rsidDel="009A563E">
          <w:rPr>
            <w:rFonts w:cs="Tahoma"/>
          </w:rPr>
          <w:delText xml:space="preserve">, </w:delText>
        </w:r>
        <w:r w:rsidRPr="00E24AFB" w:rsidDel="009A563E">
          <w:rPr>
            <w:rFonts w:cs="Tahoma"/>
          </w:rPr>
          <w:delText xml:space="preserve">charge consolidation </w:delText>
        </w:r>
        <w:r w:rsidR="00FA5EBB" w:rsidDel="009A563E">
          <w:rPr>
            <w:rFonts w:cs="Tahoma"/>
          </w:rPr>
          <w:delText>will be implemented for credit card payment method.</w:delText>
        </w:r>
        <w:r w:rsidR="00AA098D" w:rsidDel="009A563E">
          <w:rPr>
            <w:rFonts w:cs="Tahoma"/>
          </w:rPr>
          <w:delText xml:space="preserve"> This charge consolidation period is set to 72 hours from the order date.</w:delText>
        </w:r>
      </w:del>
    </w:p>
    <w:p w14:paraId="58367E0C" w14:textId="2EDD32CD" w:rsidR="00FA5EBB" w:rsidRDefault="00FA5EBB" w:rsidP="00396C18">
      <w:pPr>
        <w:ind w:left="180"/>
        <w:rPr>
          <w:rFonts w:cs="Tahoma"/>
        </w:rPr>
      </w:pPr>
    </w:p>
    <w:p w14:paraId="76F2AE26" w14:textId="7B565A6E" w:rsidR="00FA5EBB" w:rsidRDefault="00FA5EBB" w:rsidP="00396C18">
      <w:pPr>
        <w:ind w:left="180"/>
        <w:rPr>
          <w:rFonts w:cs="Tahoma"/>
        </w:rPr>
      </w:pPr>
      <w:r>
        <w:rPr>
          <w:rFonts w:cs="Tahoma"/>
        </w:rPr>
        <w:t>OMS will initiate one settlement call per payment type if an order has multiple payment methods and the settlement for an invoice is to be charged on multiple payment methods.</w:t>
      </w:r>
    </w:p>
    <w:p w14:paraId="3AD839B4" w14:textId="46E922EF" w:rsidR="0075132C" w:rsidRDefault="0075132C" w:rsidP="00396C18">
      <w:pPr>
        <w:ind w:left="180"/>
        <w:rPr>
          <w:rFonts w:cs="Tahoma"/>
        </w:rPr>
      </w:pPr>
    </w:p>
    <w:p w14:paraId="70F40F18" w14:textId="3069072D" w:rsidR="0075132C" w:rsidRDefault="0075132C" w:rsidP="003763B0">
      <w:pPr>
        <w:ind w:left="180"/>
        <w:rPr>
          <w:rFonts w:cs="Tahoma"/>
        </w:rPr>
      </w:pPr>
      <w:r>
        <w:rPr>
          <w:rFonts w:cs="Tahoma"/>
        </w:rPr>
        <w:t>Settlement on an order that has multiple payment methods will follow a charge sequence as defined in the below table:</w:t>
      </w:r>
    </w:p>
    <w:tbl>
      <w:tblPr>
        <w:tblW w:w="909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340"/>
        <w:gridCol w:w="1440"/>
        <w:gridCol w:w="3060"/>
      </w:tblGrid>
      <w:tr w:rsidR="00D12138" w:rsidRPr="00E24AFB" w14:paraId="057E1172" w14:textId="77777777" w:rsidTr="003763B0">
        <w:tc>
          <w:tcPr>
            <w:tcW w:w="2250" w:type="dxa"/>
            <w:shd w:val="clear" w:color="auto" w:fill="000080"/>
          </w:tcPr>
          <w:p w14:paraId="4FE0BF13" w14:textId="77777777" w:rsidR="00D12138" w:rsidRPr="00E24AFB" w:rsidRDefault="00D12138" w:rsidP="00A07B12">
            <w:pPr>
              <w:rPr>
                <w:rFonts w:cs="Tahoma"/>
                <w:b/>
                <w:color w:val="FFFFFF"/>
              </w:rPr>
            </w:pPr>
            <w:r w:rsidRPr="00E24AFB">
              <w:rPr>
                <w:rFonts w:cs="Tahoma"/>
                <w:b/>
                <w:color w:val="FFFFFF"/>
              </w:rPr>
              <w:t>Payment Type</w:t>
            </w:r>
          </w:p>
        </w:tc>
        <w:tc>
          <w:tcPr>
            <w:tcW w:w="2340" w:type="dxa"/>
            <w:shd w:val="clear" w:color="auto" w:fill="000080"/>
          </w:tcPr>
          <w:p w14:paraId="74789E16" w14:textId="77777777" w:rsidR="00D12138" w:rsidRPr="00E24AFB" w:rsidRDefault="00D12138" w:rsidP="00A07B12">
            <w:pPr>
              <w:rPr>
                <w:rFonts w:cs="Tahoma"/>
                <w:b/>
                <w:color w:val="FFFFFF"/>
              </w:rPr>
            </w:pPr>
            <w:r w:rsidRPr="00E24AFB">
              <w:rPr>
                <w:rFonts w:cs="Tahoma"/>
                <w:b/>
                <w:color w:val="FFFFFF"/>
              </w:rPr>
              <w:t>Payment Type Group</w:t>
            </w:r>
          </w:p>
        </w:tc>
        <w:tc>
          <w:tcPr>
            <w:tcW w:w="1440" w:type="dxa"/>
            <w:shd w:val="clear" w:color="auto" w:fill="000080"/>
          </w:tcPr>
          <w:p w14:paraId="5255B6B0" w14:textId="77777777" w:rsidR="00D12138" w:rsidRPr="00E24AFB" w:rsidRDefault="00D12138" w:rsidP="00A07B12">
            <w:pPr>
              <w:rPr>
                <w:rFonts w:cs="Tahoma"/>
                <w:b/>
                <w:color w:val="FFFFFF"/>
              </w:rPr>
            </w:pPr>
            <w:r w:rsidRPr="00E24AFB">
              <w:rPr>
                <w:rFonts w:cs="Tahoma"/>
                <w:b/>
                <w:color w:val="FFFFFF"/>
              </w:rPr>
              <w:t>Charge Seq</w:t>
            </w:r>
          </w:p>
        </w:tc>
        <w:tc>
          <w:tcPr>
            <w:tcW w:w="3060" w:type="dxa"/>
            <w:shd w:val="clear" w:color="auto" w:fill="000080"/>
          </w:tcPr>
          <w:p w14:paraId="3D4E7227" w14:textId="77777777" w:rsidR="00D12138" w:rsidRPr="00E24AFB" w:rsidRDefault="00D12138" w:rsidP="00A07B12">
            <w:pPr>
              <w:rPr>
                <w:rFonts w:cs="Tahoma"/>
                <w:b/>
                <w:color w:val="FFFFFF"/>
              </w:rPr>
            </w:pPr>
            <w:r w:rsidRPr="00E24AFB">
              <w:rPr>
                <w:rFonts w:cs="Tahoma"/>
                <w:b/>
                <w:color w:val="FFFFFF"/>
              </w:rPr>
              <w:t>Max charge limit</w:t>
            </w:r>
          </w:p>
        </w:tc>
      </w:tr>
      <w:tr w:rsidR="00D12138" w:rsidRPr="00E24AFB" w14:paraId="3697299E" w14:textId="77777777" w:rsidTr="003763B0">
        <w:tc>
          <w:tcPr>
            <w:tcW w:w="2250" w:type="dxa"/>
            <w:shd w:val="clear" w:color="auto" w:fill="auto"/>
            <w:vAlign w:val="bottom"/>
          </w:tcPr>
          <w:p w14:paraId="506FFCA2" w14:textId="77777777" w:rsidR="00D12138" w:rsidRPr="00E24AFB" w:rsidRDefault="00D12138" w:rsidP="00A07B12">
            <w:pPr>
              <w:rPr>
                <w:rFonts w:cs="Tahoma"/>
              </w:rPr>
            </w:pPr>
            <w:r w:rsidRPr="00E24AFB">
              <w:rPr>
                <w:rFonts w:cs="Tahoma"/>
              </w:rPr>
              <w:t>Gift Card</w:t>
            </w:r>
          </w:p>
        </w:tc>
        <w:tc>
          <w:tcPr>
            <w:tcW w:w="2340" w:type="dxa"/>
            <w:shd w:val="clear" w:color="auto" w:fill="auto"/>
            <w:vAlign w:val="bottom"/>
          </w:tcPr>
          <w:p w14:paraId="64375B60" w14:textId="77777777" w:rsidR="00D12138" w:rsidRPr="00E24AFB" w:rsidRDefault="00D12138" w:rsidP="00A07B12">
            <w:pPr>
              <w:rPr>
                <w:rFonts w:cs="Tahoma"/>
              </w:rPr>
            </w:pPr>
            <w:r w:rsidRPr="00E24AFB">
              <w:rPr>
                <w:rFonts w:cs="Tahoma"/>
              </w:rPr>
              <w:t>Store value card</w:t>
            </w:r>
          </w:p>
        </w:tc>
        <w:tc>
          <w:tcPr>
            <w:tcW w:w="1440" w:type="dxa"/>
            <w:shd w:val="clear" w:color="auto" w:fill="auto"/>
            <w:vAlign w:val="bottom"/>
          </w:tcPr>
          <w:p w14:paraId="3AB960EB" w14:textId="77777777" w:rsidR="00D12138" w:rsidRPr="00E24AFB" w:rsidRDefault="00D12138" w:rsidP="00A07B12">
            <w:pPr>
              <w:jc w:val="right"/>
              <w:rPr>
                <w:rFonts w:cs="Tahoma"/>
              </w:rPr>
            </w:pPr>
            <w:r w:rsidRPr="00E24AFB">
              <w:rPr>
                <w:rFonts w:cs="Tahoma"/>
              </w:rPr>
              <w:t>2</w:t>
            </w:r>
          </w:p>
        </w:tc>
        <w:tc>
          <w:tcPr>
            <w:tcW w:w="3060" w:type="dxa"/>
            <w:shd w:val="clear" w:color="auto" w:fill="auto"/>
          </w:tcPr>
          <w:p w14:paraId="74C7F88D" w14:textId="77777777" w:rsidR="00D12138" w:rsidRPr="00E24AFB" w:rsidRDefault="00D12138" w:rsidP="00A07B12">
            <w:pPr>
              <w:rPr>
                <w:rFonts w:cs="Tahoma"/>
              </w:rPr>
            </w:pPr>
            <w:r w:rsidRPr="00E24AFB">
              <w:rPr>
                <w:rFonts w:cs="Tahoma"/>
              </w:rPr>
              <w:t>Up to available balance.</w:t>
            </w:r>
          </w:p>
        </w:tc>
      </w:tr>
      <w:tr w:rsidR="00D12138" w:rsidRPr="00E24AFB" w14:paraId="4FF14FD9" w14:textId="77777777" w:rsidTr="003763B0">
        <w:tc>
          <w:tcPr>
            <w:tcW w:w="2250" w:type="dxa"/>
            <w:shd w:val="clear" w:color="auto" w:fill="auto"/>
            <w:vAlign w:val="bottom"/>
          </w:tcPr>
          <w:p w14:paraId="6024578E" w14:textId="77777777" w:rsidR="00D12138" w:rsidRPr="00E24AFB" w:rsidRDefault="00D12138" w:rsidP="00A07B12">
            <w:pPr>
              <w:rPr>
                <w:rFonts w:cs="Tahoma"/>
              </w:rPr>
            </w:pPr>
            <w:r w:rsidRPr="00E24AFB">
              <w:rPr>
                <w:rFonts w:cs="Tahoma"/>
              </w:rPr>
              <w:t>Gift Certificate</w:t>
            </w:r>
          </w:p>
        </w:tc>
        <w:tc>
          <w:tcPr>
            <w:tcW w:w="2340" w:type="dxa"/>
            <w:shd w:val="clear" w:color="auto" w:fill="auto"/>
            <w:vAlign w:val="bottom"/>
          </w:tcPr>
          <w:p w14:paraId="2F7388E7" w14:textId="77777777" w:rsidR="00D12138" w:rsidRPr="00E24AFB" w:rsidRDefault="00D12138" w:rsidP="00A07B12">
            <w:pPr>
              <w:rPr>
                <w:rFonts w:cs="Tahoma"/>
              </w:rPr>
            </w:pPr>
            <w:r w:rsidRPr="00E24AFB">
              <w:rPr>
                <w:rFonts w:cs="Tahoma"/>
              </w:rPr>
              <w:t>Store value card</w:t>
            </w:r>
          </w:p>
        </w:tc>
        <w:tc>
          <w:tcPr>
            <w:tcW w:w="1440" w:type="dxa"/>
            <w:shd w:val="clear" w:color="auto" w:fill="auto"/>
            <w:vAlign w:val="bottom"/>
          </w:tcPr>
          <w:p w14:paraId="7E57E586" w14:textId="77777777" w:rsidR="00D12138" w:rsidRPr="00E24AFB" w:rsidRDefault="00D12138" w:rsidP="00A07B12">
            <w:pPr>
              <w:jc w:val="right"/>
              <w:rPr>
                <w:rFonts w:cs="Tahoma"/>
              </w:rPr>
            </w:pPr>
            <w:r w:rsidRPr="00E24AFB">
              <w:rPr>
                <w:rFonts w:cs="Tahoma"/>
              </w:rPr>
              <w:t>2</w:t>
            </w:r>
          </w:p>
        </w:tc>
        <w:tc>
          <w:tcPr>
            <w:tcW w:w="3060" w:type="dxa"/>
            <w:shd w:val="clear" w:color="auto" w:fill="auto"/>
          </w:tcPr>
          <w:p w14:paraId="0D0D3D32" w14:textId="77777777" w:rsidR="00D12138" w:rsidRPr="00E24AFB" w:rsidRDefault="00D12138" w:rsidP="00A07B12">
            <w:pPr>
              <w:rPr>
                <w:rFonts w:cs="Tahoma"/>
              </w:rPr>
            </w:pPr>
            <w:r w:rsidRPr="00E24AFB">
              <w:rPr>
                <w:rFonts w:cs="Tahoma"/>
              </w:rPr>
              <w:t>Up to available balance.</w:t>
            </w:r>
          </w:p>
        </w:tc>
      </w:tr>
      <w:tr w:rsidR="00D12138" w:rsidRPr="00E24AFB" w14:paraId="4784CB4D" w14:textId="77777777" w:rsidTr="003763B0">
        <w:tc>
          <w:tcPr>
            <w:tcW w:w="2250" w:type="dxa"/>
            <w:shd w:val="clear" w:color="auto" w:fill="auto"/>
            <w:vAlign w:val="bottom"/>
          </w:tcPr>
          <w:p w14:paraId="779129DF" w14:textId="77777777" w:rsidR="00D12138" w:rsidRPr="00E24AFB" w:rsidRDefault="00D12138" w:rsidP="00A07B12">
            <w:pPr>
              <w:rPr>
                <w:rFonts w:cs="Tahoma"/>
              </w:rPr>
            </w:pPr>
            <w:r w:rsidRPr="00E24AFB">
              <w:rPr>
                <w:rFonts w:cs="Tahoma"/>
              </w:rPr>
              <w:t>Credit/Debit Cards (Visa, Master, Amex, Discover)</w:t>
            </w:r>
          </w:p>
        </w:tc>
        <w:tc>
          <w:tcPr>
            <w:tcW w:w="2340" w:type="dxa"/>
            <w:shd w:val="clear" w:color="auto" w:fill="auto"/>
            <w:vAlign w:val="bottom"/>
          </w:tcPr>
          <w:p w14:paraId="4BE10553" w14:textId="77777777" w:rsidR="00D12138" w:rsidRPr="00E24AFB" w:rsidRDefault="00D12138" w:rsidP="00A07B12">
            <w:pPr>
              <w:rPr>
                <w:rFonts w:cs="Tahoma"/>
              </w:rPr>
            </w:pPr>
            <w:r w:rsidRPr="00E24AFB">
              <w:rPr>
                <w:rFonts w:cs="Tahoma"/>
              </w:rPr>
              <w:t>Credit card</w:t>
            </w:r>
          </w:p>
        </w:tc>
        <w:tc>
          <w:tcPr>
            <w:tcW w:w="1440" w:type="dxa"/>
            <w:shd w:val="clear" w:color="auto" w:fill="auto"/>
            <w:vAlign w:val="bottom"/>
          </w:tcPr>
          <w:p w14:paraId="12961633" w14:textId="77777777" w:rsidR="00D12138" w:rsidRPr="00E24AFB" w:rsidRDefault="00D12138" w:rsidP="00A07B12">
            <w:pPr>
              <w:jc w:val="right"/>
              <w:rPr>
                <w:rFonts w:cs="Tahoma"/>
              </w:rPr>
            </w:pPr>
            <w:r w:rsidRPr="00E24AFB">
              <w:rPr>
                <w:rFonts w:cs="Tahoma"/>
              </w:rPr>
              <w:t>3</w:t>
            </w:r>
          </w:p>
        </w:tc>
        <w:tc>
          <w:tcPr>
            <w:tcW w:w="3060" w:type="dxa"/>
            <w:shd w:val="clear" w:color="auto" w:fill="auto"/>
          </w:tcPr>
          <w:p w14:paraId="22DE5C39" w14:textId="77777777" w:rsidR="00D12138" w:rsidRPr="00E24AFB" w:rsidRDefault="00D12138" w:rsidP="00A07B12">
            <w:pPr>
              <w:rPr>
                <w:rFonts w:cs="Tahoma"/>
              </w:rPr>
            </w:pPr>
            <w:r w:rsidRPr="00E24AFB">
              <w:rPr>
                <w:rFonts w:cs="Tahoma"/>
              </w:rPr>
              <w:t>Max charge limit is not set.</w:t>
            </w:r>
          </w:p>
        </w:tc>
      </w:tr>
      <w:tr w:rsidR="00D12138" w:rsidRPr="00E24AFB" w14:paraId="5FE73445" w14:textId="77777777" w:rsidTr="003763B0">
        <w:tc>
          <w:tcPr>
            <w:tcW w:w="2250" w:type="dxa"/>
            <w:shd w:val="clear" w:color="auto" w:fill="auto"/>
            <w:vAlign w:val="bottom"/>
          </w:tcPr>
          <w:p w14:paraId="4C782595" w14:textId="77777777" w:rsidR="00D12138" w:rsidRPr="00E24AFB" w:rsidRDefault="00D12138" w:rsidP="00A07B12">
            <w:pPr>
              <w:rPr>
                <w:rFonts w:cs="Tahoma"/>
              </w:rPr>
            </w:pPr>
            <w:r w:rsidRPr="00E24AFB">
              <w:rPr>
                <w:rFonts w:cs="Tahoma"/>
              </w:rPr>
              <w:t>PayPal</w:t>
            </w:r>
          </w:p>
        </w:tc>
        <w:tc>
          <w:tcPr>
            <w:tcW w:w="2340" w:type="dxa"/>
            <w:shd w:val="clear" w:color="auto" w:fill="auto"/>
            <w:vAlign w:val="bottom"/>
          </w:tcPr>
          <w:p w14:paraId="1B30012B" w14:textId="77777777" w:rsidR="00D12138" w:rsidRPr="00E24AFB" w:rsidRDefault="00D12138" w:rsidP="00A07B12">
            <w:pPr>
              <w:rPr>
                <w:rFonts w:cs="Tahoma"/>
              </w:rPr>
            </w:pPr>
            <w:r w:rsidRPr="00E24AFB">
              <w:rPr>
                <w:rFonts w:cs="Tahoma"/>
              </w:rPr>
              <w:t>Others</w:t>
            </w:r>
          </w:p>
        </w:tc>
        <w:tc>
          <w:tcPr>
            <w:tcW w:w="1440" w:type="dxa"/>
            <w:shd w:val="clear" w:color="auto" w:fill="auto"/>
            <w:vAlign w:val="bottom"/>
          </w:tcPr>
          <w:p w14:paraId="1BA98B2A" w14:textId="77777777" w:rsidR="00D12138" w:rsidRPr="00E24AFB" w:rsidRDefault="00D12138" w:rsidP="00A07B12">
            <w:pPr>
              <w:jc w:val="right"/>
              <w:rPr>
                <w:rFonts w:cs="Tahoma"/>
              </w:rPr>
            </w:pPr>
            <w:r w:rsidRPr="00E24AFB">
              <w:rPr>
                <w:rFonts w:cs="Tahoma"/>
              </w:rPr>
              <w:t>4</w:t>
            </w:r>
          </w:p>
        </w:tc>
        <w:tc>
          <w:tcPr>
            <w:tcW w:w="3060" w:type="dxa"/>
            <w:shd w:val="clear" w:color="auto" w:fill="auto"/>
          </w:tcPr>
          <w:p w14:paraId="524C9B1B" w14:textId="77777777" w:rsidR="00D12138" w:rsidRPr="00E24AFB" w:rsidRDefault="00D12138" w:rsidP="00A07B12">
            <w:pPr>
              <w:rPr>
                <w:rFonts w:cs="Tahoma"/>
              </w:rPr>
            </w:pPr>
            <w:r w:rsidRPr="00E24AFB">
              <w:rPr>
                <w:rFonts w:cs="Tahoma"/>
              </w:rPr>
              <w:t>Max charge limit set at time of order capture</w:t>
            </w:r>
          </w:p>
        </w:tc>
      </w:tr>
      <w:tr w:rsidR="00D12138" w:rsidRPr="00E24AFB" w14:paraId="5F652C56" w14:textId="77777777" w:rsidTr="003763B0">
        <w:tc>
          <w:tcPr>
            <w:tcW w:w="2250" w:type="dxa"/>
            <w:shd w:val="clear" w:color="auto" w:fill="auto"/>
            <w:vAlign w:val="bottom"/>
          </w:tcPr>
          <w:p w14:paraId="43CD36A0" w14:textId="77777777" w:rsidR="00D12138" w:rsidRPr="00E24AFB" w:rsidRDefault="00D12138" w:rsidP="00A07B12">
            <w:pPr>
              <w:rPr>
                <w:rFonts w:cs="Tahoma"/>
              </w:rPr>
            </w:pPr>
            <w:r w:rsidRPr="00E24AFB">
              <w:rPr>
                <w:rFonts w:cs="Tahoma"/>
              </w:rPr>
              <w:t>Account Balance</w:t>
            </w:r>
          </w:p>
        </w:tc>
        <w:tc>
          <w:tcPr>
            <w:tcW w:w="2340" w:type="dxa"/>
            <w:shd w:val="clear" w:color="auto" w:fill="auto"/>
            <w:vAlign w:val="bottom"/>
          </w:tcPr>
          <w:p w14:paraId="48E0DF60" w14:textId="77777777" w:rsidR="00D12138" w:rsidRPr="00E24AFB" w:rsidRDefault="00D12138" w:rsidP="00A07B12">
            <w:pPr>
              <w:rPr>
                <w:rFonts w:cs="Tahoma"/>
              </w:rPr>
            </w:pPr>
            <w:r w:rsidRPr="00E24AFB">
              <w:rPr>
                <w:rFonts w:cs="Tahoma"/>
              </w:rPr>
              <w:t>Store value card</w:t>
            </w:r>
          </w:p>
        </w:tc>
        <w:tc>
          <w:tcPr>
            <w:tcW w:w="1440" w:type="dxa"/>
            <w:shd w:val="clear" w:color="auto" w:fill="auto"/>
            <w:vAlign w:val="bottom"/>
          </w:tcPr>
          <w:p w14:paraId="75E64C4D" w14:textId="77777777" w:rsidR="00D12138" w:rsidRPr="00E24AFB" w:rsidRDefault="00D12138" w:rsidP="00A07B12">
            <w:pPr>
              <w:jc w:val="right"/>
              <w:rPr>
                <w:rFonts w:cs="Tahoma"/>
              </w:rPr>
            </w:pPr>
            <w:r w:rsidRPr="00E24AFB">
              <w:rPr>
                <w:rFonts w:cs="Tahoma"/>
              </w:rPr>
              <w:t>1</w:t>
            </w:r>
          </w:p>
        </w:tc>
        <w:tc>
          <w:tcPr>
            <w:tcW w:w="3060" w:type="dxa"/>
            <w:shd w:val="clear" w:color="auto" w:fill="auto"/>
          </w:tcPr>
          <w:p w14:paraId="1F0A0B6E" w14:textId="77777777" w:rsidR="00D12138" w:rsidRPr="00E24AFB" w:rsidRDefault="00D12138" w:rsidP="00A07B12">
            <w:pPr>
              <w:rPr>
                <w:rFonts w:cs="Tahoma"/>
              </w:rPr>
            </w:pPr>
            <w:r w:rsidRPr="00E24AFB">
              <w:rPr>
                <w:rFonts w:cs="Tahoma"/>
              </w:rPr>
              <w:t>Up to available balance.</w:t>
            </w:r>
          </w:p>
        </w:tc>
      </w:tr>
    </w:tbl>
    <w:p w14:paraId="0B3711EB" w14:textId="77777777" w:rsidR="0075132C" w:rsidRPr="00E24AFB" w:rsidRDefault="0075132C" w:rsidP="00001C35">
      <w:pPr>
        <w:rPr>
          <w:rFonts w:cs="Tahoma"/>
        </w:rPr>
      </w:pPr>
    </w:p>
    <w:p w14:paraId="38EDE4FF" w14:textId="77777777" w:rsidR="003763B0" w:rsidRPr="00E24AFB" w:rsidRDefault="003763B0" w:rsidP="003763B0">
      <w:pPr>
        <w:ind w:left="180"/>
        <w:rPr>
          <w:rFonts w:cs="Tahoma"/>
        </w:rPr>
      </w:pPr>
      <w:r w:rsidRPr="00E24AFB">
        <w:rPr>
          <w:rFonts w:cs="Tahoma"/>
        </w:rPr>
        <w:t>If OMS is not able to process a capture/settlement request due to a hard decline from the payment processor it will do the following</w:t>
      </w:r>
    </w:p>
    <w:p w14:paraId="7F64A24B" w14:textId="59978EBB" w:rsidR="003763B0" w:rsidRPr="003763B0" w:rsidRDefault="003763B0" w:rsidP="007E62E5">
      <w:pPr>
        <w:pStyle w:val="ListParagraph"/>
        <w:numPr>
          <w:ilvl w:val="0"/>
          <w:numId w:val="9"/>
        </w:numPr>
        <w:rPr>
          <w:rFonts w:cs="Tahoma"/>
        </w:rPr>
      </w:pPr>
      <w:r w:rsidRPr="003763B0">
        <w:rPr>
          <w:rFonts w:cs="Tahoma"/>
        </w:rPr>
        <w:t xml:space="preserve">The payment status will move to </w:t>
      </w:r>
      <w:r>
        <w:rPr>
          <w:rFonts w:cs="Tahoma"/>
        </w:rPr>
        <w:t>‘</w:t>
      </w:r>
      <w:r w:rsidRPr="003763B0">
        <w:rPr>
          <w:rFonts w:cs="Tahoma"/>
        </w:rPr>
        <w:t>await_pay_info</w:t>
      </w:r>
      <w:r>
        <w:rPr>
          <w:rFonts w:cs="Tahoma"/>
        </w:rPr>
        <w:t>’</w:t>
      </w:r>
      <w:r w:rsidRPr="003763B0">
        <w:rPr>
          <w:rFonts w:cs="Tahoma"/>
        </w:rPr>
        <w:t xml:space="preserve"> and </w:t>
      </w:r>
      <w:r>
        <w:rPr>
          <w:rFonts w:cs="Tahoma"/>
        </w:rPr>
        <w:t>th</w:t>
      </w:r>
      <w:r w:rsidRPr="003763B0">
        <w:rPr>
          <w:rFonts w:cs="Tahoma"/>
        </w:rPr>
        <w:t>e payment method will be suspended for both charge and authorization in OMS</w:t>
      </w:r>
    </w:p>
    <w:p w14:paraId="52B311D4" w14:textId="77777777" w:rsidR="003763B0" w:rsidRPr="003763B0" w:rsidRDefault="003763B0" w:rsidP="007E62E5">
      <w:pPr>
        <w:pStyle w:val="ListParagraph"/>
        <w:numPr>
          <w:ilvl w:val="0"/>
          <w:numId w:val="9"/>
        </w:numPr>
        <w:rPr>
          <w:rFonts w:cs="Tahoma"/>
        </w:rPr>
      </w:pPr>
      <w:r w:rsidRPr="003763B0">
        <w:rPr>
          <w:rFonts w:cs="Tahoma"/>
        </w:rPr>
        <w:t>An alert will be raised and assigned to the respective queue.</w:t>
      </w:r>
    </w:p>
    <w:p w14:paraId="3ABFD226" w14:textId="77777777" w:rsidR="003763B0" w:rsidRPr="00E24AFB" w:rsidRDefault="003763B0" w:rsidP="003763B0">
      <w:pPr>
        <w:ind w:left="180"/>
        <w:rPr>
          <w:rFonts w:cs="Tahoma"/>
        </w:rPr>
      </w:pPr>
    </w:p>
    <w:p w14:paraId="20BA04D5" w14:textId="0D717577" w:rsidR="003763B0" w:rsidRPr="00E24AFB" w:rsidRDefault="003763B0" w:rsidP="003763B0">
      <w:pPr>
        <w:ind w:left="180"/>
        <w:rPr>
          <w:rFonts w:cs="Tahoma"/>
        </w:rPr>
      </w:pPr>
      <w:r w:rsidRPr="00E24AFB">
        <w:rPr>
          <w:rFonts w:cs="Tahoma"/>
        </w:rPr>
        <w:t>CSR will need to review the order and reach out to customer to acquire a new payment method through the call center application.</w:t>
      </w:r>
    </w:p>
    <w:p w14:paraId="69B6F6B7" w14:textId="2EB89C3B" w:rsidR="00636677" w:rsidRPr="00E24AFB" w:rsidRDefault="00FC39D3" w:rsidP="006C72C8">
      <w:pPr>
        <w:pStyle w:val="Heading2"/>
      </w:pPr>
      <w:bookmarkStart w:id="9" w:name="_Toc450752154"/>
      <w:bookmarkEnd w:id="0"/>
      <w:r w:rsidRPr="006C72C8">
        <w:lastRenderedPageBreak/>
        <w:t>Assumptions</w:t>
      </w:r>
      <w:bookmarkEnd w:id="9"/>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7830"/>
      </w:tblGrid>
      <w:tr w:rsidR="00636677" w:rsidRPr="00E24AFB" w14:paraId="3D875305" w14:textId="77777777" w:rsidTr="008A45EB">
        <w:tc>
          <w:tcPr>
            <w:tcW w:w="810" w:type="dxa"/>
            <w:shd w:val="clear" w:color="auto" w:fill="000080"/>
          </w:tcPr>
          <w:p w14:paraId="2B23BFE5" w14:textId="77777777" w:rsidR="00636677" w:rsidRPr="00E24AFB" w:rsidRDefault="00636677" w:rsidP="00A07B12">
            <w:pPr>
              <w:rPr>
                <w:rFonts w:cs="Tahoma"/>
                <w:b/>
              </w:rPr>
            </w:pPr>
            <w:r w:rsidRPr="00E24AFB">
              <w:rPr>
                <w:rFonts w:cs="Tahoma"/>
                <w:b/>
              </w:rPr>
              <w:t>S.No</w:t>
            </w:r>
          </w:p>
        </w:tc>
        <w:tc>
          <w:tcPr>
            <w:tcW w:w="7830" w:type="dxa"/>
            <w:shd w:val="clear" w:color="auto" w:fill="000080"/>
          </w:tcPr>
          <w:p w14:paraId="15857FDF" w14:textId="77777777" w:rsidR="00636677" w:rsidRPr="00E24AFB" w:rsidRDefault="00636677" w:rsidP="00A07B12">
            <w:pPr>
              <w:pStyle w:val="Bullet"/>
              <w:rPr>
                <w:rFonts w:ascii="Tahoma" w:hAnsi="Tahoma" w:cs="Tahoma"/>
              </w:rPr>
            </w:pPr>
            <w:r w:rsidRPr="00E24AFB">
              <w:rPr>
                <w:rFonts w:ascii="Tahoma" w:hAnsi="Tahoma" w:cs="Tahoma"/>
              </w:rPr>
              <w:t>Assumptions</w:t>
            </w:r>
          </w:p>
        </w:tc>
      </w:tr>
      <w:tr w:rsidR="00CF4573" w:rsidRPr="00E24AFB" w14:paraId="3626A199" w14:textId="77777777" w:rsidTr="008A45EB">
        <w:tc>
          <w:tcPr>
            <w:tcW w:w="810" w:type="dxa"/>
          </w:tcPr>
          <w:p w14:paraId="7C3EED17" w14:textId="77777777" w:rsidR="00CF4573" w:rsidRPr="00E24AFB" w:rsidRDefault="00CF4573" w:rsidP="007E62E5">
            <w:pPr>
              <w:pStyle w:val="Number"/>
              <w:numPr>
                <w:ilvl w:val="0"/>
                <w:numId w:val="6"/>
              </w:numPr>
              <w:rPr>
                <w:rFonts w:ascii="Tahoma" w:hAnsi="Tahoma" w:cs="Tahoma"/>
              </w:rPr>
            </w:pPr>
          </w:p>
        </w:tc>
        <w:tc>
          <w:tcPr>
            <w:tcW w:w="7830" w:type="dxa"/>
          </w:tcPr>
          <w:p w14:paraId="151A89D6" w14:textId="6B81AEB8" w:rsidR="00CF4573" w:rsidRPr="00E24AFB" w:rsidRDefault="00CF4573" w:rsidP="0099080D">
            <w:pPr>
              <w:rPr>
                <w:rFonts w:cs="Tahoma"/>
              </w:rPr>
            </w:pPr>
            <w:r w:rsidRPr="00E24AFB">
              <w:rPr>
                <w:rFonts w:cs="Tahoma"/>
              </w:rPr>
              <w:t>Sensitive payment information will be tokenized prior to sending the order to IBM OMS.</w:t>
            </w:r>
          </w:p>
        </w:tc>
      </w:tr>
      <w:tr w:rsidR="00CF4573" w:rsidRPr="00E24AFB" w14:paraId="12136DF6" w14:textId="77777777" w:rsidTr="008A45EB">
        <w:tc>
          <w:tcPr>
            <w:tcW w:w="810" w:type="dxa"/>
          </w:tcPr>
          <w:p w14:paraId="03122FAC" w14:textId="77777777" w:rsidR="00CF4573" w:rsidRPr="00E24AFB" w:rsidRDefault="00CF4573" w:rsidP="007E62E5">
            <w:pPr>
              <w:pStyle w:val="Number"/>
              <w:numPr>
                <w:ilvl w:val="0"/>
                <w:numId w:val="6"/>
              </w:numPr>
              <w:rPr>
                <w:rFonts w:ascii="Tahoma" w:hAnsi="Tahoma" w:cs="Tahoma"/>
              </w:rPr>
            </w:pPr>
          </w:p>
        </w:tc>
        <w:tc>
          <w:tcPr>
            <w:tcW w:w="7830" w:type="dxa"/>
          </w:tcPr>
          <w:p w14:paraId="6BBB78BA" w14:textId="31F58F3A" w:rsidR="00CF4573" w:rsidRPr="00E24AFB" w:rsidRDefault="00CF4573" w:rsidP="00C952DD">
            <w:pPr>
              <w:rPr>
                <w:rFonts w:cs="Tahoma"/>
              </w:rPr>
            </w:pPr>
            <w:r>
              <w:rPr>
                <w:rFonts w:cs="Tahoma"/>
              </w:rPr>
              <w:t>OMS will send the tokenized payment information to the payment service during settlement call.</w:t>
            </w:r>
          </w:p>
        </w:tc>
      </w:tr>
      <w:tr w:rsidR="00CF4573" w:rsidRPr="00E24AFB" w:rsidDel="005850D4" w14:paraId="2878D4F3" w14:textId="65B7A6D2" w:rsidTr="008A45EB">
        <w:trPr>
          <w:del w:id="10" w:author="Sai Tatineni" w:date="2016-05-11T17:39:00Z"/>
        </w:trPr>
        <w:tc>
          <w:tcPr>
            <w:tcW w:w="810" w:type="dxa"/>
          </w:tcPr>
          <w:p w14:paraId="1F690712" w14:textId="0CBB0025" w:rsidR="00CF4573" w:rsidRPr="00E24AFB" w:rsidDel="005850D4" w:rsidRDefault="00CF4573" w:rsidP="007E62E5">
            <w:pPr>
              <w:pStyle w:val="Number"/>
              <w:numPr>
                <w:ilvl w:val="0"/>
                <w:numId w:val="6"/>
              </w:numPr>
              <w:rPr>
                <w:del w:id="11" w:author="Sai Tatineni" w:date="2016-05-11T17:39:00Z"/>
                <w:rFonts w:ascii="Tahoma" w:hAnsi="Tahoma" w:cs="Tahoma"/>
              </w:rPr>
            </w:pPr>
          </w:p>
        </w:tc>
        <w:tc>
          <w:tcPr>
            <w:tcW w:w="7830" w:type="dxa"/>
          </w:tcPr>
          <w:p w14:paraId="1B410566" w14:textId="3402AD1B" w:rsidR="00CF4573" w:rsidRPr="00E24AFB" w:rsidDel="005850D4" w:rsidRDefault="00CF4573" w:rsidP="00CF4573">
            <w:pPr>
              <w:rPr>
                <w:del w:id="12" w:author="Sai Tatineni" w:date="2016-05-11T17:39:00Z"/>
                <w:rFonts w:cs="Tahoma"/>
              </w:rPr>
            </w:pPr>
            <w:commentRangeStart w:id="13"/>
            <w:del w:id="14" w:author="Sai Tatineni" w:date="2016-05-11T17:07:00Z">
              <w:r w:rsidRPr="00E24AFB" w:rsidDel="005E3A03">
                <w:rPr>
                  <w:rFonts w:cs="Tahoma"/>
                </w:rPr>
                <w:delText>Fan cash will be consumed from customers account during order creation. OMS will not trigger any updates to fan cash system during fulfillment process or settlement process except for sending the fan cash back to customers account in case of refunds.</w:delText>
              </w:r>
            </w:del>
            <w:commentRangeEnd w:id="13"/>
            <w:del w:id="15" w:author="Sai Tatineni" w:date="2016-05-11T17:39:00Z">
              <w:r w:rsidR="008815DB" w:rsidDel="005850D4">
                <w:rPr>
                  <w:rStyle w:val="CommentReference"/>
                  <w:rFonts w:ascii="Times New Roman" w:hAnsi="Times New Roman"/>
                </w:rPr>
                <w:commentReference w:id="13"/>
              </w:r>
            </w:del>
          </w:p>
        </w:tc>
      </w:tr>
    </w:tbl>
    <w:p w14:paraId="5232BA83" w14:textId="0157F222" w:rsidR="005979C2" w:rsidRDefault="005979C2" w:rsidP="00817D44">
      <w:pPr>
        <w:rPr>
          <w:rFonts w:cs="Tahoma"/>
        </w:rPr>
      </w:pPr>
    </w:p>
    <w:p w14:paraId="25F0AD36" w14:textId="02DBF967" w:rsidR="006C72C8" w:rsidRDefault="006C72C8" w:rsidP="006C72C8">
      <w:pPr>
        <w:pStyle w:val="Heading2"/>
      </w:pPr>
      <w:bookmarkStart w:id="16" w:name="_Toc450752155"/>
      <w:r>
        <w:lastRenderedPageBreak/>
        <w:t>Process Flow Diagram</w:t>
      </w:r>
      <w:bookmarkEnd w:id="16"/>
    </w:p>
    <w:p w14:paraId="5FF79322" w14:textId="5981E6A3" w:rsidR="00E011E6" w:rsidRPr="00E011E6" w:rsidRDefault="00436BD8" w:rsidP="00E011E6">
      <w:del w:id="17" w:author="Sai Tatineni" w:date="2016-05-11T17:38:00Z">
        <w:r w:rsidDel="005850D4">
          <w:rPr>
            <w:noProof/>
          </w:rPr>
          <w:lastRenderedPageBreak/>
          <w:drawing>
            <wp:inline distT="0" distB="0" distL="0" distR="0" wp14:anchorId="263935D8" wp14:editId="29C91B59">
              <wp:extent cx="5943600" cy="4094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4480"/>
                      </a:xfrm>
                      <a:prstGeom prst="rect">
                        <a:avLst/>
                      </a:prstGeom>
                    </pic:spPr>
                  </pic:pic>
                </a:graphicData>
              </a:graphic>
            </wp:inline>
          </w:drawing>
        </w:r>
      </w:del>
      <w:ins w:id="18" w:author="Sai Tatineni" w:date="2016-05-11T17:39:00Z">
        <w:r w:rsidR="005850D4">
          <w:rPr>
            <w:noProof/>
          </w:rPr>
          <w:lastRenderedPageBreak/>
          <w:drawing>
            <wp:inline distT="0" distB="0" distL="0" distR="0" wp14:anchorId="6779F1D3" wp14:editId="0BEAD9A5">
              <wp:extent cx="5943600" cy="4542790"/>
              <wp:effectExtent l="152400" t="152400" r="36195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ment Process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279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53B79813" w14:textId="6AC861F0" w:rsidR="005979C2" w:rsidRPr="00E24AFB" w:rsidRDefault="006C72C8" w:rsidP="00BB5DEF">
      <w:pPr>
        <w:tabs>
          <w:tab w:val="left" w:pos="1860"/>
        </w:tabs>
        <w:rPr>
          <w:rFonts w:cs="Tahoma"/>
        </w:rPr>
      </w:pPr>
      <w:r>
        <w:rPr>
          <w:rFonts w:cs="Tahoma"/>
        </w:rPr>
        <w:tab/>
      </w:r>
    </w:p>
    <w:p w14:paraId="66BEAD7A" w14:textId="2E03B4C3" w:rsidR="006C72C8" w:rsidRDefault="006C72C8" w:rsidP="006C72C8">
      <w:pPr>
        <w:pStyle w:val="Heading1"/>
      </w:pPr>
      <w:bookmarkStart w:id="19" w:name="_Toc450752156"/>
      <w:r>
        <w:t>Impacted Components</w:t>
      </w:r>
      <w:bookmarkEnd w:id="19"/>
    </w:p>
    <w:p w14:paraId="5E29CBA7" w14:textId="68F8106D" w:rsidR="00A946EB" w:rsidRDefault="00A946EB" w:rsidP="00396C18">
      <w:pPr>
        <w:pStyle w:val="Heading2"/>
      </w:pPr>
      <w:bookmarkStart w:id="20" w:name="_Toc450752157"/>
      <w:r>
        <w:t>‘Payment_Collection’ Transaction</w:t>
      </w:r>
      <w:bookmarkEnd w:id="20"/>
    </w:p>
    <w:p w14:paraId="0F9B0A3B" w14:textId="4997AD12" w:rsidR="00A946EB" w:rsidRPr="00A946EB" w:rsidRDefault="00A946EB" w:rsidP="007E62E5">
      <w:pPr>
        <w:pStyle w:val="ListParagraph"/>
        <w:numPr>
          <w:ilvl w:val="0"/>
          <w:numId w:val="7"/>
        </w:numPr>
        <w:rPr>
          <w:rFonts w:cs="Tahoma"/>
        </w:rPr>
      </w:pPr>
      <w:r w:rsidRPr="00A946EB">
        <w:rPr>
          <w:rFonts w:cs="Tahoma"/>
        </w:rPr>
        <w:t>This transaction will be set to run on ‘</w:t>
      </w:r>
      <w:r w:rsidRPr="006F3E30">
        <w:rPr>
          <w:rFonts w:cs="Tahoma"/>
          <w:b/>
        </w:rPr>
        <w:t>FanPaymentAgentServer’</w:t>
      </w:r>
      <w:r w:rsidRPr="00A946EB">
        <w:rPr>
          <w:rFonts w:cs="Tahoma"/>
        </w:rPr>
        <w:t xml:space="preserve">. This transaction will </w:t>
      </w:r>
      <w:r w:rsidR="006F3E30">
        <w:rPr>
          <w:rFonts w:cs="Tahoma"/>
        </w:rPr>
        <w:t>create charge requests for all the charges on a particular order</w:t>
      </w:r>
      <w:r w:rsidRPr="00A946EB">
        <w:rPr>
          <w:rFonts w:cs="Tahoma"/>
        </w:rPr>
        <w:t>.</w:t>
      </w:r>
    </w:p>
    <w:p w14:paraId="5F3A7ACC" w14:textId="04C6EAC9" w:rsidR="006C72C8" w:rsidRDefault="00E97290" w:rsidP="00396C18">
      <w:pPr>
        <w:pStyle w:val="Heading2"/>
      </w:pPr>
      <w:bookmarkStart w:id="21" w:name="_Toc450752158"/>
      <w:r>
        <w:t>‘</w:t>
      </w:r>
      <w:r w:rsidR="00396C18">
        <w:t>Payment_Execution</w:t>
      </w:r>
      <w:r>
        <w:t>’</w:t>
      </w:r>
      <w:r w:rsidR="00396C18">
        <w:t xml:space="preserve"> Transaction</w:t>
      </w:r>
      <w:bookmarkEnd w:id="21"/>
    </w:p>
    <w:p w14:paraId="4FB03929" w14:textId="5AF51400" w:rsidR="00E97290" w:rsidRDefault="00E97290" w:rsidP="007E62E5">
      <w:pPr>
        <w:pStyle w:val="ListParagraph"/>
        <w:numPr>
          <w:ilvl w:val="0"/>
          <w:numId w:val="7"/>
        </w:numPr>
        <w:rPr>
          <w:rFonts w:cs="Tahoma"/>
        </w:rPr>
      </w:pPr>
      <w:r w:rsidRPr="00E24AFB">
        <w:rPr>
          <w:rFonts w:cs="Tahoma"/>
        </w:rPr>
        <w:t>This transaction will be set to run on ‘</w:t>
      </w:r>
      <w:r>
        <w:rPr>
          <w:rFonts w:cs="Tahoma"/>
          <w:b/>
        </w:rPr>
        <w:t>Fan</w:t>
      </w:r>
      <w:r w:rsidRPr="00E24AFB">
        <w:rPr>
          <w:rFonts w:cs="Tahoma"/>
          <w:b/>
        </w:rPr>
        <w:t>PaymentAgentServer</w:t>
      </w:r>
      <w:r w:rsidRPr="00E24AFB">
        <w:rPr>
          <w:rFonts w:cs="Tahoma"/>
        </w:rPr>
        <w:t xml:space="preserve">’. This transaction will </w:t>
      </w:r>
      <w:r w:rsidR="006F3E30">
        <w:rPr>
          <w:rFonts w:cs="Tahoma"/>
        </w:rPr>
        <w:t xml:space="preserve">execute and </w:t>
      </w:r>
      <w:r w:rsidRPr="00E24AFB">
        <w:rPr>
          <w:rFonts w:cs="Tahoma"/>
        </w:rPr>
        <w:t xml:space="preserve">settle all the open charges of a particular order. </w:t>
      </w:r>
    </w:p>
    <w:p w14:paraId="54F558D3" w14:textId="27FB3135" w:rsidR="00E97290" w:rsidRDefault="00E97290" w:rsidP="007E62E5">
      <w:pPr>
        <w:pStyle w:val="ListParagraph"/>
        <w:numPr>
          <w:ilvl w:val="0"/>
          <w:numId w:val="7"/>
        </w:numPr>
        <w:rPr>
          <w:rFonts w:cs="Tahoma"/>
        </w:rPr>
      </w:pPr>
      <w:r>
        <w:t>‘</w:t>
      </w:r>
      <w:r w:rsidRPr="00E97290">
        <w:rPr>
          <w:rFonts w:cs="Tahoma"/>
          <w:b/>
        </w:rPr>
        <w:t>YFSCollectionCreditCardUE’</w:t>
      </w:r>
      <w:r>
        <w:rPr>
          <w:rFonts w:cs="Tahoma"/>
        </w:rPr>
        <w:t xml:space="preserve"> on this transaction will be implemented to settle the charges on credit/debit card payment methods.</w:t>
      </w:r>
    </w:p>
    <w:p w14:paraId="21550BC1" w14:textId="06D18F28" w:rsidR="00E97290" w:rsidRDefault="00E97290" w:rsidP="007E62E5">
      <w:pPr>
        <w:pStyle w:val="ListParagraph"/>
        <w:numPr>
          <w:ilvl w:val="0"/>
          <w:numId w:val="7"/>
        </w:numPr>
        <w:rPr>
          <w:rFonts w:cs="Tahoma"/>
        </w:rPr>
      </w:pPr>
      <w:r>
        <w:rPr>
          <w:rFonts w:cs="Tahoma"/>
        </w:rPr>
        <w:t>‘</w:t>
      </w:r>
      <w:r w:rsidRPr="00E97290">
        <w:rPr>
          <w:rFonts w:cs="Tahoma"/>
          <w:b/>
        </w:rPr>
        <w:t>YFSCollectionStoredValueCardUE’</w:t>
      </w:r>
      <w:r>
        <w:rPr>
          <w:rFonts w:cs="Tahoma"/>
        </w:rPr>
        <w:t xml:space="preserve"> </w:t>
      </w:r>
      <w:r>
        <w:t>on</w:t>
      </w:r>
      <w:r>
        <w:rPr>
          <w:rFonts w:cs="Tahoma"/>
        </w:rPr>
        <w:t xml:space="preserve"> this transaction will be implemented to settle the charges on Gift card and Gift certificate payment methods.</w:t>
      </w:r>
    </w:p>
    <w:p w14:paraId="3A4847BD" w14:textId="6A9A4D22" w:rsidR="00E97290" w:rsidRDefault="00E97290" w:rsidP="007E62E5">
      <w:pPr>
        <w:pStyle w:val="ListParagraph"/>
        <w:numPr>
          <w:ilvl w:val="0"/>
          <w:numId w:val="7"/>
        </w:numPr>
        <w:rPr>
          <w:rFonts w:cs="Tahoma"/>
        </w:rPr>
      </w:pPr>
      <w:r>
        <w:rPr>
          <w:rFonts w:cs="Tahoma"/>
        </w:rPr>
        <w:lastRenderedPageBreak/>
        <w:t>‘</w:t>
      </w:r>
      <w:r w:rsidRPr="00E97290">
        <w:rPr>
          <w:rFonts w:cs="Tahoma"/>
          <w:b/>
        </w:rPr>
        <w:t>YFSCollectionOthersUE’</w:t>
      </w:r>
      <w:r>
        <w:rPr>
          <w:rFonts w:cs="Tahoma"/>
        </w:rPr>
        <w:t xml:space="preserve"> </w:t>
      </w:r>
      <w:r>
        <w:t>on</w:t>
      </w:r>
      <w:r>
        <w:rPr>
          <w:rFonts w:cs="Tahoma"/>
        </w:rPr>
        <w:t xml:space="preserve"> this transaction will be implemented to settle the charges on </w:t>
      </w:r>
      <w:r w:rsidR="00D819E2">
        <w:rPr>
          <w:rFonts w:cs="Tahoma"/>
        </w:rPr>
        <w:t>PayPal</w:t>
      </w:r>
      <w:r>
        <w:rPr>
          <w:rFonts w:cs="Tahoma"/>
        </w:rPr>
        <w:t xml:space="preserve"> and Account balance payment methods.</w:t>
      </w:r>
    </w:p>
    <w:p w14:paraId="01F4DF3A" w14:textId="39108CE7" w:rsidR="00E97290" w:rsidRPr="00206052" w:rsidRDefault="006F3E30" w:rsidP="007E62E5">
      <w:pPr>
        <w:pStyle w:val="ListParagraph"/>
        <w:numPr>
          <w:ilvl w:val="0"/>
          <w:numId w:val="7"/>
        </w:numPr>
      </w:pPr>
      <w:r>
        <w:rPr>
          <w:rFonts w:cs="Tahoma"/>
        </w:rPr>
        <w:t>‘</w:t>
      </w:r>
      <w:r w:rsidRPr="006F3E30">
        <w:rPr>
          <w:rFonts w:cs="Tahoma"/>
          <w:b/>
        </w:rPr>
        <w:t>COLLECTION_FAILED</w:t>
      </w:r>
      <w:r>
        <w:rPr>
          <w:rFonts w:cs="Tahoma"/>
        </w:rPr>
        <w:t>’ event on this transaction is configured to raise alerts whenever a settlement attempt fails.</w:t>
      </w:r>
    </w:p>
    <w:p w14:paraId="4AFA4033" w14:textId="7057D61D" w:rsidR="00206052" w:rsidRDefault="00206052" w:rsidP="00206052">
      <w:pPr>
        <w:pStyle w:val="Heading2"/>
      </w:pPr>
      <w:bookmarkStart w:id="22" w:name="_Toc450752159"/>
      <w:r>
        <w:t>‘</w:t>
      </w:r>
      <w:r w:rsidRPr="00206052">
        <w:t>YFSCollectionCreditCardUE’</w:t>
      </w:r>
      <w:r>
        <w:t xml:space="preserve"> user exit</w:t>
      </w:r>
      <w:bookmarkEnd w:id="22"/>
    </w:p>
    <w:p w14:paraId="3DF3790F" w14:textId="297E6F19" w:rsidR="00CB4469" w:rsidRPr="00375C8F" w:rsidRDefault="00DA3843" w:rsidP="00274D23">
      <w:pPr>
        <w:pStyle w:val="ListParagraph"/>
        <w:numPr>
          <w:ilvl w:val="0"/>
          <w:numId w:val="11"/>
        </w:numPr>
        <w:rPr>
          <w:rFonts w:cs="Tahoma"/>
        </w:rPr>
      </w:pPr>
      <w:r>
        <w:rPr>
          <w:rFonts w:cs="Tahoma"/>
        </w:rPr>
        <w:t>This user exit will be implemented</w:t>
      </w:r>
      <w:r w:rsidR="00CB4469" w:rsidRPr="00375C8F">
        <w:rPr>
          <w:rFonts w:cs="Tahoma"/>
        </w:rPr>
        <w:t xml:space="preserve"> as a java class </w:t>
      </w:r>
      <w:proofErr w:type="spellStart"/>
      <w:r w:rsidR="00274D23" w:rsidRPr="00274D23">
        <w:rPr>
          <w:rFonts w:cs="Tahoma"/>
          <w:b/>
        </w:rPr>
        <w:t>com.fanatics.sterling.ue</w:t>
      </w:r>
      <w:proofErr w:type="spellEnd"/>
      <w:r w:rsidR="00274D23" w:rsidRPr="00274D23">
        <w:rPr>
          <w:rFonts w:cs="Tahoma"/>
          <w:b/>
        </w:rPr>
        <w:t>.</w:t>
      </w:r>
      <w:r w:rsidR="00274D23" w:rsidRPr="00274D23">
        <w:t xml:space="preserve"> </w:t>
      </w:r>
      <w:r w:rsidR="00274D23" w:rsidRPr="00274D23">
        <w:rPr>
          <w:rFonts w:eastAsiaTheme="minorHAnsi" w:cs="Tahoma"/>
          <w:b/>
          <w:color w:val="000000"/>
        </w:rPr>
        <w:t xml:space="preserve">FANYFSCollectionCreditCardUEImpl </w:t>
      </w:r>
      <w:r w:rsidR="00ED57A8">
        <w:rPr>
          <w:rFonts w:cs="Tahoma"/>
        </w:rPr>
        <w:t xml:space="preserve">which is an exact replica of </w:t>
      </w:r>
      <w:r w:rsidR="00CB4469" w:rsidRPr="00375C8F">
        <w:rPr>
          <w:rFonts w:cs="Tahoma"/>
        </w:rPr>
        <w:t>‘</w:t>
      </w:r>
      <w:r w:rsidR="00CB4469" w:rsidRPr="00DB7F1D">
        <w:rPr>
          <w:rFonts w:cs="Tahoma"/>
          <w:b/>
        </w:rPr>
        <w:t>com.yantra.pca.ycd.ue.YCDCollectionCreditCardUEImpl</w:t>
      </w:r>
      <w:r w:rsidR="00CB4469" w:rsidRPr="00375C8F">
        <w:rPr>
          <w:rFonts w:cs="Tahoma"/>
        </w:rPr>
        <w:t>’.</w:t>
      </w:r>
      <w:r w:rsidR="00375C8F">
        <w:rPr>
          <w:rFonts w:cs="Tahoma"/>
        </w:rPr>
        <w:t xml:space="preserve"> This will be used for credit/ debit card payment methods.</w:t>
      </w:r>
    </w:p>
    <w:p w14:paraId="74BDF970" w14:textId="1531E652" w:rsidR="00206052" w:rsidRPr="00375C8F" w:rsidRDefault="00CB4469" w:rsidP="007E62E5">
      <w:pPr>
        <w:pStyle w:val="ListParagraph"/>
        <w:numPr>
          <w:ilvl w:val="0"/>
          <w:numId w:val="11"/>
        </w:numPr>
      </w:pPr>
      <w:r w:rsidRPr="00375C8F">
        <w:rPr>
          <w:rFonts w:cs="Tahoma"/>
        </w:rPr>
        <w:t>This is the OOB code that calls the proxy service ‘</w:t>
      </w:r>
      <w:r w:rsidRPr="00DB7F1D">
        <w:rPr>
          <w:rFonts w:cs="Tahoma"/>
          <w:b/>
        </w:rPr>
        <w:t>YCD_ExecuteCollectionCreditCard_Proxy_1.0</w:t>
      </w:r>
      <w:r w:rsidRPr="00375C8F">
        <w:rPr>
          <w:rFonts w:cs="Tahoma"/>
        </w:rPr>
        <w:t>’</w:t>
      </w:r>
    </w:p>
    <w:p w14:paraId="365D8B58" w14:textId="74C76BC6" w:rsidR="00375C8F" w:rsidRDefault="00375C8F" w:rsidP="007E62E5">
      <w:pPr>
        <w:pStyle w:val="ListParagraph"/>
        <w:numPr>
          <w:ilvl w:val="0"/>
          <w:numId w:val="11"/>
        </w:numPr>
      </w:pPr>
      <w:r>
        <w:rPr>
          <w:rFonts w:cs="Tahoma"/>
        </w:rPr>
        <w:t>This service will in turn invoke ‘</w:t>
      </w:r>
      <w:r w:rsidRPr="00DB7F1D">
        <w:rPr>
          <w:b/>
        </w:rPr>
        <w:t>FanaticsSettlementInvocationService</w:t>
      </w:r>
      <w:r w:rsidRPr="00E24AFB">
        <w:t>’</w:t>
      </w:r>
      <w:r>
        <w:t xml:space="preserve"> that contains the REST call to external payment service.</w:t>
      </w:r>
    </w:p>
    <w:p w14:paraId="2FA0C480" w14:textId="071AB5F1" w:rsidR="00206052" w:rsidRDefault="00206052" w:rsidP="00206052">
      <w:pPr>
        <w:pStyle w:val="Heading2"/>
      </w:pPr>
      <w:bookmarkStart w:id="23" w:name="_Toc450752160"/>
      <w:r>
        <w:t>‘</w:t>
      </w:r>
      <w:r w:rsidRPr="00E97290">
        <w:t>YFSCollectionStoredValueCardUE’</w:t>
      </w:r>
      <w:r>
        <w:t xml:space="preserve"> user exit</w:t>
      </w:r>
      <w:bookmarkEnd w:id="23"/>
    </w:p>
    <w:p w14:paraId="34FE8E34" w14:textId="28816C42" w:rsidR="00CB4469" w:rsidRPr="00ED57A8" w:rsidRDefault="00DA3843" w:rsidP="00274D23">
      <w:pPr>
        <w:pStyle w:val="ListParagraph"/>
        <w:numPr>
          <w:ilvl w:val="0"/>
          <w:numId w:val="12"/>
        </w:numPr>
        <w:rPr>
          <w:rFonts w:cs="Tahoma"/>
        </w:rPr>
      </w:pPr>
      <w:r>
        <w:rPr>
          <w:rFonts w:cs="Tahoma"/>
        </w:rPr>
        <w:t>This user exit will be implemented</w:t>
      </w:r>
      <w:r w:rsidR="00ED57A8">
        <w:rPr>
          <w:rFonts w:cs="Tahoma"/>
        </w:rPr>
        <w:t xml:space="preserve"> as a java class </w:t>
      </w:r>
      <w:proofErr w:type="spellStart"/>
      <w:r w:rsidR="00ED57A8" w:rsidRPr="00274D23">
        <w:rPr>
          <w:rFonts w:cs="Tahoma"/>
          <w:b/>
        </w:rPr>
        <w:t>com.fanatics.sterling.ue</w:t>
      </w:r>
      <w:proofErr w:type="spellEnd"/>
      <w:r w:rsidR="00ED57A8" w:rsidRPr="00274D23">
        <w:rPr>
          <w:rFonts w:cs="Tahoma"/>
          <w:b/>
        </w:rPr>
        <w:t>.</w:t>
      </w:r>
      <w:r w:rsidR="00274D23" w:rsidRPr="00274D23">
        <w:t xml:space="preserve"> </w:t>
      </w:r>
      <w:r w:rsidR="00274D23" w:rsidRPr="00274D23">
        <w:rPr>
          <w:rFonts w:eastAsiaTheme="minorHAnsi" w:cs="Tahoma"/>
          <w:b/>
          <w:color w:val="000000"/>
        </w:rPr>
        <w:t xml:space="preserve">FANYFSCollectionSVCUEImpl </w:t>
      </w:r>
      <w:r w:rsidR="00ED57A8" w:rsidRPr="00ED57A8">
        <w:rPr>
          <w:rFonts w:cs="Tahoma"/>
        </w:rPr>
        <w:t xml:space="preserve">which is an exact replica </w:t>
      </w:r>
      <w:r w:rsidR="00ED57A8">
        <w:rPr>
          <w:rFonts w:cs="Tahoma"/>
        </w:rPr>
        <w:t xml:space="preserve">of </w:t>
      </w:r>
      <w:r w:rsidR="00CB4469" w:rsidRPr="00ED57A8">
        <w:rPr>
          <w:rFonts w:cs="Tahoma"/>
        </w:rPr>
        <w:t>‘</w:t>
      </w:r>
      <w:r w:rsidR="00875053" w:rsidRPr="00ED57A8">
        <w:rPr>
          <w:rFonts w:cs="Tahoma"/>
          <w:b/>
        </w:rPr>
        <w:t>com.yantra.pca.ycd.ue.YCDCollectionSVCImpl</w:t>
      </w:r>
      <w:r w:rsidR="00CB4469" w:rsidRPr="00ED57A8">
        <w:rPr>
          <w:rFonts w:cs="Tahoma"/>
        </w:rPr>
        <w:t>’.</w:t>
      </w:r>
      <w:r w:rsidR="00375C8F" w:rsidRPr="00ED57A8">
        <w:rPr>
          <w:rFonts w:cs="Tahoma"/>
        </w:rPr>
        <w:t xml:space="preserve"> This will be used for gift cards/gift certificate payment methods.</w:t>
      </w:r>
    </w:p>
    <w:p w14:paraId="516FC814" w14:textId="63F2A5DD" w:rsidR="00206052" w:rsidRPr="00375C8F" w:rsidRDefault="00CB4469" w:rsidP="007E62E5">
      <w:pPr>
        <w:pStyle w:val="ListParagraph"/>
        <w:numPr>
          <w:ilvl w:val="0"/>
          <w:numId w:val="12"/>
        </w:numPr>
      </w:pPr>
      <w:r w:rsidRPr="00375C8F">
        <w:rPr>
          <w:rFonts w:cs="Tahoma"/>
        </w:rPr>
        <w:t>This is the OOB code that calls the proxy service ‘</w:t>
      </w:r>
      <w:r w:rsidRPr="00DB7F1D">
        <w:rPr>
          <w:rFonts w:cs="Tahoma"/>
          <w:b/>
        </w:rPr>
        <w:t>YCD_ExecuteCollectio</w:t>
      </w:r>
      <w:r w:rsidR="00375C8F" w:rsidRPr="00DB7F1D">
        <w:rPr>
          <w:rFonts w:cs="Tahoma"/>
          <w:b/>
        </w:rPr>
        <w:t>nSVC</w:t>
      </w:r>
      <w:r w:rsidRPr="00DB7F1D">
        <w:rPr>
          <w:rFonts w:cs="Tahoma"/>
          <w:b/>
        </w:rPr>
        <w:t>_Proxy_1.0’</w:t>
      </w:r>
    </w:p>
    <w:p w14:paraId="6ED1F6C2" w14:textId="6C8814D5" w:rsidR="00375C8F" w:rsidRDefault="00375C8F" w:rsidP="007E62E5">
      <w:pPr>
        <w:pStyle w:val="ListParagraph"/>
        <w:numPr>
          <w:ilvl w:val="0"/>
          <w:numId w:val="12"/>
        </w:numPr>
      </w:pPr>
      <w:r>
        <w:rPr>
          <w:rFonts w:cs="Tahoma"/>
        </w:rPr>
        <w:t>This service will in turn invoke ‘</w:t>
      </w:r>
      <w:r w:rsidRPr="00DB7F1D">
        <w:rPr>
          <w:b/>
        </w:rPr>
        <w:t>FanaticsSettlementInvocationService</w:t>
      </w:r>
      <w:r w:rsidRPr="00E24AFB">
        <w:t>’</w:t>
      </w:r>
      <w:r>
        <w:t xml:space="preserve"> that contains the REST call to external payment service.</w:t>
      </w:r>
    </w:p>
    <w:p w14:paraId="2DC8CCF8" w14:textId="6F7EC724" w:rsidR="00206052" w:rsidRDefault="00206052" w:rsidP="00206052">
      <w:pPr>
        <w:pStyle w:val="Heading2"/>
      </w:pPr>
      <w:bookmarkStart w:id="24" w:name="_Toc450752161"/>
      <w:r>
        <w:t>‘</w:t>
      </w:r>
      <w:r w:rsidRPr="00E97290">
        <w:t>YFSCollectionOthersUE’</w:t>
      </w:r>
      <w:r>
        <w:t xml:space="preserve"> user exit</w:t>
      </w:r>
      <w:bookmarkEnd w:id="24"/>
    </w:p>
    <w:p w14:paraId="559DD2AF" w14:textId="50D22FDE" w:rsidR="00875053" w:rsidRDefault="00875053" w:rsidP="007E62E5">
      <w:pPr>
        <w:pStyle w:val="ListParagraph"/>
        <w:numPr>
          <w:ilvl w:val="0"/>
          <w:numId w:val="13"/>
        </w:numPr>
        <w:rPr>
          <w:rFonts w:cs="Tahoma"/>
        </w:rPr>
      </w:pPr>
      <w:r w:rsidRPr="00375C8F">
        <w:rPr>
          <w:rFonts w:cs="Tahoma"/>
        </w:rPr>
        <w:t>OOB class ‘</w:t>
      </w:r>
      <w:r w:rsidRPr="00970114">
        <w:rPr>
          <w:rFonts w:cs="Tahoma"/>
          <w:b/>
        </w:rPr>
        <w:t>com.yantra.pca.ycd.ue.YCDCollectionOtherUEImpl</w:t>
      </w:r>
      <w:r w:rsidRPr="00375C8F">
        <w:rPr>
          <w:rFonts w:cs="Tahoma"/>
        </w:rPr>
        <w:t xml:space="preserve">’ </w:t>
      </w:r>
      <w:r w:rsidR="00ED57A8">
        <w:rPr>
          <w:rFonts w:cs="Tahoma"/>
        </w:rPr>
        <w:t>is e</w:t>
      </w:r>
      <w:r w:rsidR="00970114">
        <w:rPr>
          <w:rFonts w:cs="Tahoma"/>
        </w:rPr>
        <w:t xml:space="preserve">xtended and a new java class </w:t>
      </w:r>
      <w:r w:rsidR="00350547" w:rsidRPr="00375C8F">
        <w:rPr>
          <w:rFonts w:cs="Tahoma"/>
        </w:rPr>
        <w:t>‘</w:t>
      </w:r>
      <w:r w:rsidR="00DA3843" w:rsidRPr="00970114">
        <w:rPr>
          <w:rFonts w:cs="Tahoma"/>
          <w:b/>
        </w:rPr>
        <w:t>com.fanatics.sterling.ue.FANCollectionOthersImpl</w:t>
      </w:r>
      <w:r w:rsidR="00350547" w:rsidRPr="00375C8F">
        <w:rPr>
          <w:rFonts w:cs="Tahoma"/>
          <w:color w:val="000000"/>
        </w:rPr>
        <w:t xml:space="preserve">’ </w:t>
      </w:r>
      <w:r w:rsidR="00970114">
        <w:rPr>
          <w:rFonts w:cs="Tahoma"/>
          <w:color w:val="000000"/>
        </w:rPr>
        <w:t xml:space="preserve">is created. This class </w:t>
      </w:r>
      <w:r w:rsidRPr="00375C8F">
        <w:rPr>
          <w:rFonts w:cs="Tahoma"/>
        </w:rPr>
        <w:t xml:space="preserve">will call the proxy service </w:t>
      </w:r>
      <w:r w:rsidR="00350547" w:rsidRPr="00375C8F">
        <w:rPr>
          <w:rFonts w:cs="Tahoma"/>
        </w:rPr>
        <w:t>‘</w:t>
      </w:r>
      <w:r w:rsidRPr="00970114">
        <w:rPr>
          <w:rFonts w:cs="Tahoma"/>
          <w:b/>
        </w:rPr>
        <w:t>YCD_Ex</w:t>
      </w:r>
      <w:r w:rsidR="00350547" w:rsidRPr="00970114">
        <w:rPr>
          <w:rFonts w:cs="Tahoma"/>
          <w:b/>
        </w:rPr>
        <w:t>ecuteCollectionOTHERS_Proxy_1.0’</w:t>
      </w:r>
      <w:r w:rsidR="00970114">
        <w:rPr>
          <w:rFonts w:cs="Tahoma"/>
        </w:rPr>
        <w:t xml:space="preserve"> </w:t>
      </w:r>
      <w:r w:rsidR="00970114" w:rsidRPr="00375C8F">
        <w:rPr>
          <w:rFonts w:cs="Tahoma"/>
        </w:rPr>
        <w:t xml:space="preserve">for </w:t>
      </w:r>
      <w:r w:rsidR="00970114">
        <w:rPr>
          <w:rFonts w:cs="Tahoma"/>
        </w:rPr>
        <w:t>PayPal and A</w:t>
      </w:r>
      <w:r w:rsidRPr="00375C8F">
        <w:rPr>
          <w:rFonts w:cs="Tahoma"/>
        </w:rPr>
        <w:t xml:space="preserve">ccount </w:t>
      </w:r>
      <w:r w:rsidR="00970114" w:rsidRPr="00375C8F">
        <w:rPr>
          <w:rFonts w:cs="Tahoma"/>
        </w:rPr>
        <w:t>Balance</w:t>
      </w:r>
      <w:r w:rsidR="00970114">
        <w:rPr>
          <w:rFonts w:cs="Tahoma"/>
        </w:rPr>
        <w:t xml:space="preserve"> Payment Types</w:t>
      </w:r>
      <w:r w:rsidRPr="00375C8F">
        <w:rPr>
          <w:rFonts w:cs="Tahoma"/>
        </w:rPr>
        <w:t>.</w:t>
      </w:r>
    </w:p>
    <w:p w14:paraId="47F0E665" w14:textId="0EB557F9" w:rsidR="00DA3843" w:rsidRDefault="00DA3843" w:rsidP="007E62E5">
      <w:pPr>
        <w:pStyle w:val="ListParagraph"/>
        <w:numPr>
          <w:ilvl w:val="0"/>
          <w:numId w:val="13"/>
        </w:numPr>
        <w:rPr>
          <w:rFonts w:cs="Tahoma"/>
        </w:rPr>
      </w:pPr>
      <w:r>
        <w:rPr>
          <w:rFonts w:cs="Tahoma"/>
        </w:rPr>
        <w:t>This user exit will be implemented as the newly created java cl</w:t>
      </w:r>
      <w:r w:rsidR="00970114">
        <w:rPr>
          <w:rFonts w:cs="Tahoma"/>
        </w:rPr>
        <w:t>a</w:t>
      </w:r>
      <w:r>
        <w:rPr>
          <w:rFonts w:cs="Tahoma"/>
        </w:rPr>
        <w:t>ss.</w:t>
      </w:r>
    </w:p>
    <w:p w14:paraId="3685FEA9" w14:textId="457127F0" w:rsidR="00375C8F" w:rsidRPr="00D759B7" w:rsidRDefault="00375C8F" w:rsidP="007E62E5">
      <w:pPr>
        <w:pStyle w:val="ListParagraph"/>
        <w:numPr>
          <w:ilvl w:val="0"/>
          <w:numId w:val="13"/>
        </w:numPr>
        <w:rPr>
          <w:rFonts w:cs="Tahoma"/>
        </w:rPr>
      </w:pPr>
      <w:r>
        <w:rPr>
          <w:rFonts w:cs="Tahoma"/>
        </w:rPr>
        <w:t>This service will in turn invoke ‘</w:t>
      </w:r>
      <w:r w:rsidRPr="00970114">
        <w:rPr>
          <w:b/>
        </w:rPr>
        <w:t>FanaticsSettlementInvocationService</w:t>
      </w:r>
      <w:r w:rsidRPr="00E24AFB">
        <w:t>’</w:t>
      </w:r>
      <w:r>
        <w:t xml:space="preserve"> that contains the REST call to external payment service.</w:t>
      </w:r>
    </w:p>
    <w:p w14:paraId="2115ED91" w14:textId="5137237B" w:rsidR="00D759B7" w:rsidRDefault="00D759B7" w:rsidP="00D759B7">
      <w:pPr>
        <w:rPr>
          <w:rFonts w:cs="Tahoma"/>
        </w:rPr>
      </w:pPr>
    </w:p>
    <w:p w14:paraId="2BE60CF7" w14:textId="07837D8E" w:rsidR="00D759B7" w:rsidRDefault="00D759B7" w:rsidP="00D759B7">
      <w:pPr>
        <w:pStyle w:val="Heading2"/>
      </w:pPr>
      <w:bookmarkStart w:id="25" w:name="_Toc450752162"/>
      <w:r w:rsidRPr="00E24AFB">
        <w:t>FanaticsSettlementInvocationService’</w:t>
      </w:r>
      <w:bookmarkEnd w:id="25"/>
      <w:r>
        <w:t xml:space="preserve"> </w:t>
      </w:r>
    </w:p>
    <w:p w14:paraId="338C28B6" w14:textId="7D554DF4" w:rsidR="00D759B7" w:rsidRPr="00FF6368" w:rsidRDefault="00D759B7" w:rsidP="00D759B7">
      <w:pPr>
        <w:pStyle w:val="ListParagraph"/>
        <w:numPr>
          <w:ilvl w:val="0"/>
          <w:numId w:val="14"/>
        </w:numPr>
        <w:rPr>
          <w:rFonts w:cs="Tahoma"/>
        </w:rPr>
      </w:pPr>
      <w:r w:rsidRPr="00FF6368">
        <w:rPr>
          <w:rFonts w:cs="Tahoma"/>
        </w:rPr>
        <w:t>‘FanaticsSettlementInvocationService’ is a new reusable service that can be invoked for all the payment methods and used to invoke the REST call to the external payment service.</w:t>
      </w:r>
      <w:r>
        <w:rPr>
          <w:rFonts w:cs="Tahoma"/>
        </w:rPr>
        <w:t xml:space="preserve"> </w:t>
      </w:r>
    </w:p>
    <w:p w14:paraId="2302B050" w14:textId="77777777" w:rsidR="00D759B7" w:rsidRPr="001520A0" w:rsidRDefault="00D759B7" w:rsidP="00D759B7">
      <w:pPr>
        <w:pStyle w:val="ListParagraph"/>
        <w:numPr>
          <w:ilvl w:val="0"/>
          <w:numId w:val="14"/>
        </w:numPr>
      </w:pPr>
      <w:r w:rsidRPr="00FF6368">
        <w:rPr>
          <w:rFonts w:cs="Tahoma"/>
        </w:rPr>
        <w:t>This service can also modify the input to be sent to the REST call and also modify the output from REST call (to convert the output to OMS system format if needed).</w:t>
      </w:r>
    </w:p>
    <w:p w14:paraId="4B591148" w14:textId="77777777" w:rsidR="00D759B7" w:rsidRPr="00D759B7" w:rsidRDefault="00D759B7" w:rsidP="00D759B7">
      <w:pPr>
        <w:rPr>
          <w:rFonts w:cs="Tahoma"/>
        </w:rPr>
      </w:pPr>
    </w:p>
    <w:p w14:paraId="3D327600" w14:textId="7C07790F" w:rsidR="00206052" w:rsidRDefault="00183D05" w:rsidP="00183D05">
      <w:pPr>
        <w:pStyle w:val="Heading2"/>
      </w:pPr>
      <w:bookmarkStart w:id="26" w:name="_Toc450752163"/>
      <w:r>
        <w:t>‘</w:t>
      </w:r>
      <w:r w:rsidRPr="006F3E30">
        <w:t>COLLECTION_FAILED</w:t>
      </w:r>
      <w:r>
        <w:t>’ event on ‘PAYMENT_EXECUTION’ transaction</w:t>
      </w:r>
      <w:bookmarkEnd w:id="26"/>
    </w:p>
    <w:p w14:paraId="6E3683F9" w14:textId="4E1E1110" w:rsidR="00183D05" w:rsidRDefault="001E7824" w:rsidP="00D759B7">
      <w:pPr>
        <w:pStyle w:val="ListParagraph"/>
        <w:numPr>
          <w:ilvl w:val="0"/>
          <w:numId w:val="13"/>
        </w:numPr>
        <w:rPr>
          <w:rFonts w:cs="Tahoma"/>
        </w:rPr>
      </w:pPr>
      <w:r w:rsidRPr="00A679E2">
        <w:rPr>
          <w:rFonts w:cs="Tahoma"/>
        </w:rPr>
        <w:t xml:space="preserve">Event handler will be configured to raise an alert </w:t>
      </w:r>
      <w:r w:rsidR="00D759B7">
        <w:rPr>
          <w:rFonts w:cs="Tahoma"/>
        </w:rPr>
        <w:t xml:space="preserve">when a payment collection fails for service unavailable. A service </w:t>
      </w:r>
      <w:r w:rsidR="00EB6741">
        <w:rPr>
          <w:rFonts w:cs="Tahoma"/>
        </w:rPr>
        <w:t>‘</w:t>
      </w:r>
      <w:r w:rsidR="00D759B7" w:rsidRPr="00D759B7">
        <w:rPr>
          <w:rFonts w:cs="Tahoma"/>
          <w:b/>
        </w:rPr>
        <w:t>FanaticsTasksOnPaymentServiceUnavailable</w:t>
      </w:r>
      <w:r w:rsidR="00EB6741">
        <w:rPr>
          <w:rFonts w:cs="Tahoma"/>
          <w:b/>
        </w:rPr>
        <w:t>’</w:t>
      </w:r>
      <w:r w:rsidR="00D759B7">
        <w:rPr>
          <w:rFonts w:cs="Tahoma"/>
        </w:rPr>
        <w:t xml:space="preserve"> will be </w:t>
      </w:r>
      <w:r w:rsidR="00D759B7">
        <w:rPr>
          <w:rFonts w:cs="Tahoma"/>
        </w:rPr>
        <w:lastRenderedPageBreak/>
        <w:t xml:space="preserve">called which will call OOB API changeOrder to stamp the next </w:t>
      </w:r>
      <w:r w:rsidR="00D759B7" w:rsidRPr="000E2B70">
        <w:rPr>
          <w:rFonts w:cs="Tahoma"/>
        </w:rPr>
        <w:t>CollectionDate</w:t>
      </w:r>
      <w:r w:rsidR="00D759B7">
        <w:rPr>
          <w:rFonts w:cs="Tahoma"/>
        </w:rPr>
        <w:t xml:space="preserve">. </w:t>
      </w:r>
      <w:r w:rsidRPr="00D759B7">
        <w:rPr>
          <w:rFonts w:cs="Tahoma"/>
        </w:rPr>
        <w:t>This Alert will be created in ‘Payment Failures’ queue which will be assigned to relevant users.</w:t>
      </w:r>
    </w:p>
    <w:p w14:paraId="3884E9DD" w14:textId="2B9A2DE4" w:rsidR="00D759B7" w:rsidRDefault="00D759B7" w:rsidP="001F2E94">
      <w:pPr>
        <w:pStyle w:val="ListParagraph"/>
        <w:numPr>
          <w:ilvl w:val="0"/>
          <w:numId w:val="13"/>
        </w:numPr>
        <w:rPr>
          <w:rFonts w:cs="Tahoma"/>
        </w:rPr>
      </w:pPr>
      <w:r>
        <w:rPr>
          <w:rFonts w:cs="Tahoma"/>
        </w:rPr>
        <w:t xml:space="preserve">If there is a hard decline on payment </w:t>
      </w:r>
      <w:r w:rsidR="00EB6741">
        <w:rPr>
          <w:rFonts w:cs="Tahoma"/>
        </w:rPr>
        <w:t>‘</w:t>
      </w:r>
      <w:r w:rsidRPr="00D759B7">
        <w:rPr>
          <w:rFonts w:cs="Tahoma"/>
          <w:b/>
        </w:rPr>
        <w:t>FanaticsTasksOnPayment</w:t>
      </w:r>
      <w:r>
        <w:rPr>
          <w:rFonts w:cs="Tahoma"/>
          <w:b/>
        </w:rPr>
        <w:t>HardDecline</w:t>
      </w:r>
      <w:r w:rsidR="00EB6741">
        <w:rPr>
          <w:rFonts w:cs="Tahoma"/>
          <w:b/>
        </w:rPr>
        <w:t>’</w:t>
      </w:r>
      <w:r>
        <w:rPr>
          <w:rFonts w:cs="Tahoma"/>
          <w:b/>
        </w:rPr>
        <w:t xml:space="preserve"> </w:t>
      </w:r>
      <w:r>
        <w:rPr>
          <w:rFonts w:cs="Tahoma"/>
        </w:rPr>
        <w:t>payment will be called which will</w:t>
      </w:r>
      <w:r w:rsidR="001F2E94">
        <w:rPr>
          <w:rFonts w:cs="Tahoma"/>
        </w:rPr>
        <w:t xml:space="preserve"> put a </w:t>
      </w:r>
      <w:r w:rsidR="00900F1C" w:rsidRPr="00900F1C">
        <w:rPr>
          <w:rFonts w:cs="Tahoma"/>
          <w:b/>
        </w:rPr>
        <w:t>PAYMENT_</w:t>
      </w:r>
      <w:r w:rsidR="001F2E94" w:rsidRPr="00900F1C">
        <w:rPr>
          <w:rFonts w:cs="Tahoma"/>
          <w:b/>
        </w:rPr>
        <w:t>CAPTURE_HOLD</w:t>
      </w:r>
      <w:r w:rsidR="001F2E94">
        <w:rPr>
          <w:rFonts w:cs="Tahoma"/>
        </w:rPr>
        <w:t xml:space="preserve"> on the order.</w:t>
      </w:r>
    </w:p>
    <w:p w14:paraId="54DF52F4" w14:textId="77777777" w:rsidR="00E66343" w:rsidRPr="00D759B7" w:rsidRDefault="00E66343" w:rsidP="00E66343">
      <w:pPr>
        <w:pStyle w:val="ListParagraph"/>
        <w:ind w:left="1440"/>
        <w:rPr>
          <w:rFonts w:cs="Tahoma"/>
        </w:rPr>
      </w:pPr>
    </w:p>
    <w:p w14:paraId="74F3FE5C" w14:textId="005724DC" w:rsidR="00760500" w:rsidRPr="00760500" w:rsidRDefault="00760500" w:rsidP="002177D3">
      <w:pPr>
        <w:pStyle w:val="Heading2"/>
      </w:pPr>
      <w:bookmarkStart w:id="27" w:name="_Toc450752164"/>
      <w:r>
        <w:t>‘</w:t>
      </w:r>
      <w:r w:rsidRPr="00760500">
        <w:t>CHECK_PAYMENT_ALERTS.0001.ex</w:t>
      </w:r>
      <w:r w:rsidRPr="00E24AFB">
        <w:t>’</w:t>
      </w:r>
      <w:r>
        <w:t xml:space="preserve"> </w:t>
      </w:r>
      <w:r w:rsidRPr="00760500">
        <w:t>time triggered transaction (agent server)</w:t>
      </w:r>
      <w:bookmarkEnd w:id="27"/>
      <w:r w:rsidRPr="00760500">
        <w:t xml:space="preserve"> </w:t>
      </w:r>
    </w:p>
    <w:p w14:paraId="66C0D81B" w14:textId="74B1B966" w:rsidR="00760500" w:rsidRDefault="00760500" w:rsidP="00760500">
      <w:pPr>
        <w:pStyle w:val="ListParagraph"/>
        <w:numPr>
          <w:ilvl w:val="0"/>
          <w:numId w:val="14"/>
        </w:numPr>
        <w:rPr>
          <w:rFonts w:cs="Tahoma"/>
        </w:rPr>
      </w:pPr>
      <w:r>
        <w:rPr>
          <w:rFonts w:cs="Tahoma"/>
        </w:rPr>
        <w:t xml:space="preserve">This </w:t>
      </w:r>
      <w:r w:rsidRPr="00760500">
        <w:rPr>
          <w:rFonts w:cs="Tahoma"/>
        </w:rPr>
        <w:t>will call a java cl</w:t>
      </w:r>
      <w:r>
        <w:rPr>
          <w:rFonts w:cs="Tahoma"/>
        </w:rPr>
        <w:t xml:space="preserve">ass </w:t>
      </w:r>
      <w:proofErr w:type="spellStart"/>
      <w:r>
        <w:rPr>
          <w:rFonts w:cs="Tahoma"/>
        </w:rPr>
        <w:t>com.fanatics.sterling.agent.FANCheckForPaymentAlerts</w:t>
      </w:r>
      <w:proofErr w:type="spellEnd"/>
      <w:r>
        <w:rPr>
          <w:rFonts w:cs="Tahoma"/>
        </w:rPr>
        <w:t xml:space="preserve"> which will extend </w:t>
      </w:r>
      <w:proofErr w:type="spellStart"/>
      <w:r>
        <w:rPr>
          <w:rFonts w:cs="Tahoma"/>
        </w:rPr>
        <w:t>YCPBaseAgent</w:t>
      </w:r>
      <w:proofErr w:type="spellEnd"/>
      <w:r>
        <w:rPr>
          <w:rFonts w:cs="Tahoma"/>
        </w:rPr>
        <w:t>().</w:t>
      </w:r>
    </w:p>
    <w:p w14:paraId="0672F17D" w14:textId="6860C7D2" w:rsidR="00760500" w:rsidRPr="00FF6368" w:rsidRDefault="00760500" w:rsidP="00F21F58">
      <w:pPr>
        <w:pStyle w:val="ListParagraph"/>
        <w:numPr>
          <w:ilvl w:val="0"/>
          <w:numId w:val="14"/>
        </w:numPr>
        <w:rPr>
          <w:rFonts w:cs="Tahoma"/>
        </w:rPr>
      </w:pPr>
      <w:r>
        <w:rPr>
          <w:rFonts w:cs="Tahoma"/>
        </w:rPr>
        <w:t xml:space="preserve">In the </w:t>
      </w:r>
      <w:proofErr w:type="spellStart"/>
      <w:r>
        <w:rPr>
          <w:rFonts w:cs="Tahoma"/>
        </w:rPr>
        <w:t>getJobs</w:t>
      </w:r>
      <w:proofErr w:type="spellEnd"/>
      <w:r>
        <w:rPr>
          <w:rFonts w:cs="Tahoma"/>
        </w:rPr>
        <w:t xml:space="preserve">() section OOB API </w:t>
      </w:r>
      <w:r w:rsidRPr="00DC3BC0">
        <w:rPr>
          <w:rFonts w:cs="Tahoma"/>
          <w:b/>
        </w:rPr>
        <w:t>getExceptionList</w:t>
      </w:r>
      <w:r>
        <w:rPr>
          <w:rFonts w:cs="Tahoma"/>
        </w:rPr>
        <w:t xml:space="preserve"> </w:t>
      </w:r>
      <w:r w:rsidR="00F21F58">
        <w:rPr>
          <w:rFonts w:cs="Tahoma"/>
        </w:rPr>
        <w:t>is called with ExceptionType=</w:t>
      </w:r>
      <w:r w:rsidR="00F21F58" w:rsidRPr="00DC3BC0">
        <w:rPr>
          <w:rFonts w:cs="Tahoma"/>
          <w:b/>
        </w:rPr>
        <w:t>’PAYMENT_SRVC_UNAVAIL’</w:t>
      </w:r>
      <w:r w:rsidR="00F21F58">
        <w:rPr>
          <w:rFonts w:cs="Tahoma"/>
        </w:rPr>
        <w:t xml:space="preserve">. Unique orders from that list are taken and checked if payment is settled for them. All exceptions for settled orders are resolved. </w:t>
      </w:r>
    </w:p>
    <w:p w14:paraId="5DF81CEA" w14:textId="77777777" w:rsidR="00760500" w:rsidRPr="006C72C8" w:rsidRDefault="00760500" w:rsidP="006C72C8"/>
    <w:p w14:paraId="43487E71" w14:textId="77777777" w:rsidR="003E44F9" w:rsidRDefault="003E44F9">
      <w:pPr>
        <w:spacing w:after="160" w:line="259" w:lineRule="auto"/>
        <w:rPr>
          <w:rFonts w:ascii="Arial" w:hAnsi="Arial" w:cs="Arial"/>
          <w:b/>
          <w:kern w:val="24"/>
          <w:sz w:val="28"/>
        </w:rPr>
      </w:pPr>
      <w:r>
        <w:br w:type="page"/>
      </w:r>
    </w:p>
    <w:p w14:paraId="2E77D602" w14:textId="79F83CFC" w:rsidR="005979C2" w:rsidRPr="00E24AFB" w:rsidRDefault="00817D44" w:rsidP="00DA616B">
      <w:pPr>
        <w:pStyle w:val="Heading1"/>
      </w:pPr>
      <w:bookmarkStart w:id="28" w:name="_Toc450752165"/>
      <w:r>
        <w:lastRenderedPageBreak/>
        <w:t>Configuration Details</w:t>
      </w:r>
      <w:bookmarkEnd w:id="28"/>
    </w:p>
    <w:p w14:paraId="0F90D39A" w14:textId="6B03A2FD" w:rsidR="00183D05" w:rsidRDefault="00183D05" w:rsidP="00DA616B">
      <w:pPr>
        <w:pStyle w:val="Heading2"/>
      </w:pPr>
      <w:bookmarkStart w:id="29" w:name="_Toc448014411"/>
      <w:bookmarkStart w:id="30" w:name="_Toc447975966"/>
      <w:bookmarkStart w:id="31" w:name="_Toc450752166"/>
      <w:r>
        <w:t>Transaction: PAYMENT_COLLECTION</w:t>
      </w:r>
      <w:bookmarkEnd w:id="31"/>
    </w:p>
    <w:p w14:paraId="0590AE89" w14:textId="706BE0CA" w:rsidR="00183D05" w:rsidRDefault="00183D05" w:rsidP="00183D05"/>
    <w:p w14:paraId="759B8C42" w14:textId="2D029B69" w:rsidR="00183D05" w:rsidRDefault="00183D05" w:rsidP="00183D05">
      <w:r>
        <w:rPr>
          <w:noProof/>
        </w:rPr>
        <w:drawing>
          <wp:inline distT="0" distB="0" distL="0" distR="0" wp14:anchorId="5810CC55" wp14:editId="067E3B15">
            <wp:extent cx="6124575" cy="2190750"/>
            <wp:effectExtent l="152400" t="152400" r="3714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4575" cy="2190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55BCE8" w14:textId="18F0C900" w:rsidR="0076362A" w:rsidRPr="000A520D" w:rsidRDefault="00183D05" w:rsidP="000A520D">
      <w:r>
        <w:rPr>
          <w:noProof/>
        </w:rPr>
        <w:lastRenderedPageBreak/>
        <w:drawing>
          <wp:inline distT="0" distB="0" distL="0" distR="0" wp14:anchorId="559524F0" wp14:editId="302C8C85">
            <wp:extent cx="4266495" cy="3840697"/>
            <wp:effectExtent l="152400" t="152400" r="363220" b="3695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946" cy="384920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76362A" w:rsidRPr="00E24AFB" w14:paraId="1B614DDF" w14:textId="77777777" w:rsidTr="00A07B12">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1C3CE4E1" w14:textId="26D3A600" w:rsidR="0076362A" w:rsidRPr="00E24AFB" w:rsidRDefault="000A520D" w:rsidP="00A07B12">
            <w:pPr>
              <w:rPr>
                <w:rFonts w:cs="Tahoma"/>
                <w:b/>
                <w:color w:val="E6E6E6"/>
              </w:rPr>
            </w:pPr>
            <w:r>
              <w:rPr>
                <w:rFonts w:cs="Tahoma"/>
                <w:b/>
                <w:color w:val="E6E6E6"/>
              </w:rPr>
              <w:t>Name</w:t>
            </w:r>
          </w:p>
        </w:tc>
        <w:tc>
          <w:tcPr>
            <w:tcW w:w="654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72541FC" w14:textId="488E912B" w:rsidR="0076362A" w:rsidRPr="00E24AFB" w:rsidRDefault="000A520D" w:rsidP="00A07B12">
            <w:pPr>
              <w:rPr>
                <w:rFonts w:cs="Tahoma"/>
                <w:b/>
                <w:color w:val="E6E6E6"/>
              </w:rPr>
            </w:pPr>
            <w:r>
              <w:rPr>
                <w:rFonts w:cs="Tahoma"/>
                <w:b/>
                <w:color w:val="E6E6E6"/>
              </w:rPr>
              <w:t>Value</w:t>
            </w:r>
          </w:p>
        </w:tc>
      </w:tr>
      <w:tr w:rsidR="0076362A" w:rsidRPr="00E24AFB" w14:paraId="71CB2C53" w14:textId="77777777" w:rsidTr="00A07B12">
        <w:tc>
          <w:tcPr>
            <w:tcW w:w="2808" w:type="dxa"/>
          </w:tcPr>
          <w:p w14:paraId="7EF51802" w14:textId="77777777" w:rsidR="0076362A" w:rsidRPr="00E24AFB" w:rsidRDefault="0076362A" w:rsidP="00A07B12">
            <w:pPr>
              <w:rPr>
                <w:rFonts w:cs="Tahoma"/>
              </w:rPr>
            </w:pPr>
            <w:r w:rsidRPr="00E24AFB">
              <w:rPr>
                <w:rFonts w:cs="Tahoma"/>
              </w:rPr>
              <w:t>Transaction ID</w:t>
            </w:r>
          </w:p>
        </w:tc>
        <w:tc>
          <w:tcPr>
            <w:tcW w:w="6542" w:type="dxa"/>
          </w:tcPr>
          <w:p w14:paraId="1BA7072E" w14:textId="6EC2F7EA" w:rsidR="0076362A" w:rsidRPr="00E24AFB" w:rsidRDefault="003018FA" w:rsidP="00A07B12">
            <w:pPr>
              <w:rPr>
                <w:rFonts w:cs="Tahoma"/>
              </w:rPr>
            </w:pPr>
            <w:r>
              <w:rPr>
                <w:rFonts w:cs="Tahoma"/>
              </w:rPr>
              <w:t>PAYMENT_COLLECTION</w:t>
            </w:r>
          </w:p>
        </w:tc>
      </w:tr>
      <w:tr w:rsidR="0076362A" w:rsidRPr="00E24AFB" w14:paraId="1590A447" w14:textId="77777777" w:rsidTr="00A07B12">
        <w:tc>
          <w:tcPr>
            <w:tcW w:w="2808" w:type="dxa"/>
          </w:tcPr>
          <w:p w14:paraId="1A706A56" w14:textId="77777777" w:rsidR="0076362A" w:rsidRPr="00E24AFB" w:rsidRDefault="0076362A" w:rsidP="00A07B12">
            <w:pPr>
              <w:rPr>
                <w:rFonts w:cs="Tahoma"/>
              </w:rPr>
            </w:pPr>
            <w:proofErr w:type="spellStart"/>
            <w:r w:rsidRPr="00E24AFB">
              <w:rPr>
                <w:rFonts w:cs="Tahoma"/>
              </w:rPr>
              <w:t>AgentServer</w:t>
            </w:r>
            <w:proofErr w:type="spellEnd"/>
            <w:r w:rsidRPr="00E24AFB">
              <w:rPr>
                <w:rFonts w:cs="Tahoma"/>
              </w:rPr>
              <w:t xml:space="preserve"> Name</w:t>
            </w:r>
          </w:p>
        </w:tc>
        <w:tc>
          <w:tcPr>
            <w:tcW w:w="6542" w:type="dxa"/>
          </w:tcPr>
          <w:p w14:paraId="65AC1438" w14:textId="0F12FE7E" w:rsidR="0076362A" w:rsidRPr="00E24AFB" w:rsidRDefault="00DA616B" w:rsidP="00DA616B">
            <w:pPr>
              <w:rPr>
                <w:rFonts w:cs="Tahoma"/>
              </w:rPr>
            </w:pPr>
            <w:r>
              <w:rPr>
                <w:rFonts w:cs="Tahoma"/>
              </w:rPr>
              <w:t>FanPaymentAgentServer</w:t>
            </w:r>
          </w:p>
        </w:tc>
      </w:tr>
      <w:tr w:rsidR="0076362A" w:rsidRPr="00E24AFB" w14:paraId="05140AC8" w14:textId="77777777" w:rsidTr="00A07B12">
        <w:tc>
          <w:tcPr>
            <w:tcW w:w="2808" w:type="dxa"/>
          </w:tcPr>
          <w:p w14:paraId="68FAFBE7" w14:textId="77777777" w:rsidR="0076362A" w:rsidRPr="00E24AFB" w:rsidRDefault="0076362A" w:rsidP="00A07B12">
            <w:pPr>
              <w:rPr>
                <w:rFonts w:cs="Tahoma"/>
              </w:rPr>
            </w:pPr>
            <w:r w:rsidRPr="00E24AFB">
              <w:rPr>
                <w:rFonts w:cs="Tahoma"/>
              </w:rPr>
              <w:t>Schedule Trigger Interval</w:t>
            </w:r>
          </w:p>
        </w:tc>
        <w:tc>
          <w:tcPr>
            <w:tcW w:w="6542" w:type="dxa"/>
          </w:tcPr>
          <w:p w14:paraId="7F9EAB06" w14:textId="77777777" w:rsidR="0076362A" w:rsidRPr="00E24AFB" w:rsidRDefault="0076362A" w:rsidP="00A07B12">
            <w:pPr>
              <w:rPr>
                <w:rFonts w:cs="Tahoma"/>
              </w:rPr>
            </w:pPr>
            <w:r>
              <w:rPr>
                <w:rFonts w:cs="Tahoma"/>
              </w:rPr>
              <w:t>5</w:t>
            </w:r>
          </w:p>
        </w:tc>
      </w:tr>
    </w:tbl>
    <w:p w14:paraId="091D636B" w14:textId="3D0F5D40" w:rsidR="00183D05" w:rsidRDefault="00183D05">
      <w:pPr>
        <w:spacing w:after="160" w:line="259" w:lineRule="auto"/>
        <w:rPr>
          <w:rFonts w:cs="Tahoma"/>
          <w:b/>
          <w:sz w:val="24"/>
        </w:rPr>
      </w:pPr>
    </w:p>
    <w:p w14:paraId="60B09ED6" w14:textId="77777777" w:rsidR="0076362A" w:rsidRDefault="0076362A">
      <w:pPr>
        <w:spacing w:after="160" w:line="259" w:lineRule="auto"/>
        <w:rPr>
          <w:rFonts w:cs="Tahoma"/>
          <w:b/>
          <w:sz w:val="24"/>
        </w:rPr>
      </w:pPr>
      <w:r>
        <w:rPr>
          <w:rFonts w:cs="Tahoma"/>
        </w:rPr>
        <w:br w:type="page"/>
      </w:r>
    </w:p>
    <w:p w14:paraId="4659CA57" w14:textId="750AD8BC" w:rsidR="005979C2" w:rsidRPr="00DA616B" w:rsidRDefault="005979C2" w:rsidP="007E62E5">
      <w:pPr>
        <w:pStyle w:val="Heading2"/>
        <w:numPr>
          <w:ilvl w:val="1"/>
          <w:numId w:val="8"/>
        </w:numPr>
        <w:rPr>
          <w:rFonts w:ascii="Tahoma" w:hAnsi="Tahoma" w:cs="Tahoma"/>
        </w:rPr>
      </w:pPr>
      <w:bookmarkStart w:id="32" w:name="_Toc450752167"/>
      <w:r w:rsidRPr="00DA616B">
        <w:rPr>
          <w:rFonts w:ascii="Tahoma" w:hAnsi="Tahoma" w:cs="Tahoma"/>
        </w:rPr>
        <w:lastRenderedPageBreak/>
        <w:t>Transaction</w:t>
      </w:r>
      <w:bookmarkEnd w:id="29"/>
      <w:r w:rsidR="00DA616B" w:rsidRPr="00DA616B">
        <w:rPr>
          <w:rFonts w:ascii="Tahoma" w:hAnsi="Tahoma" w:cs="Tahoma"/>
        </w:rPr>
        <w:t>: PAYMENT_EXECUTION</w:t>
      </w:r>
      <w:bookmarkEnd w:id="32"/>
    </w:p>
    <w:p w14:paraId="52AB297A" w14:textId="77777777" w:rsidR="003A6E12" w:rsidRPr="00E24AFB" w:rsidRDefault="003A6E12" w:rsidP="003A6E12">
      <w:pPr>
        <w:rPr>
          <w:rFonts w:cs="Tahoma"/>
        </w:rPr>
      </w:pPr>
    </w:p>
    <w:p w14:paraId="19EEC406" w14:textId="66C2DC9A" w:rsidR="006B24DE" w:rsidRPr="00E24AFB" w:rsidRDefault="006B24DE" w:rsidP="00A0797B">
      <w:pPr>
        <w:rPr>
          <w:rFonts w:cs="Tahoma"/>
        </w:rPr>
      </w:pPr>
    </w:p>
    <w:p w14:paraId="5C95EF10" w14:textId="36A89579" w:rsidR="006B24DE" w:rsidRPr="00E24AFB" w:rsidRDefault="009955DA" w:rsidP="00A0797B">
      <w:pPr>
        <w:rPr>
          <w:rFonts w:cs="Tahoma"/>
        </w:rPr>
      </w:pPr>
      <w:r>
        <w:rPr>
          <w:noProof/>
        </w:rPr>
        <w:drawing>
          <wp:inline distT="0" distB="0" distL="0" distR="0" wp14:anchorId="7C7B18AC" wp14:editId="66A8BA77">
            <wp:extent cx="6276975" cy="2142621"/>
            <wp:effectExtent l="152400" t="152400" r="352425" b="353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1219" cy="2147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DC0C7" w14:textId="46203C46" w:rsidR="00B92020" w:rsidRPr="00E24AFB" w:rsidRDefault="009955DA" w:rsidP="00A0797B">
      <w:pPr>
        <w:rPr>
          <w:rFonts w:cs="Tahoma"/>
        </w:rPr>
      </w:pPr>
      <w:r>
        <w:rPr>
          <w:noProof/>
        </w:rPr>
        <w:drawing>
          <wp:inline distT="0" distB="0" distL="0" distR="0" wp14:anchorId="5DB51149" wp14:editId="4CDE2C2C">
            <wp:extent cx="4047414" cy="3613762"/>
            <wp:effectExtent l="152400" t="152400" r="35369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717" cy="3623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94DF7" w14:textId="1FAF00D2" w:rsidR="00B92020" w:rsidRPr="00E24AFB" w:rsidRDefault="00B92020" w:rsidP="00B92020">
      <w:pPr>
        <w:rPr>
          <w:rFonts w:cs="Tahoma"/>
          <w:b/>
          <w:bCs/>
          <w:u w:val="single"/>
        </w:rPr>
      </w:pPr>
    </w:p>
    <w:p w14:paraId="17BF4937" w14:textId="3F8F32DC" w:rsidR="005655EB" w:rsidRPr="00E24AFB" w:rsidRDefault="005655EB" w:rsidP="00B92020">
      <w:pPr>
        <w:rPr>
          <w:rFonts w:cs="Tahoma"/>
          <w:b/>
          <w:bCs/>
          <w:u w:val="single"/>
        </w:rPr>
      </w:pPr>
    </w:p>
    <w:p w14:paraId="4D62F74F" w14:textId="3E5127DF" w:rsidR="00893175" w:rsidRPr="00E24AFB" w:rsidRDefault="00893175" w:rsidP="000A520D">
      <w:pPr>
        <w:rPr>
          <w:rFonts w:cs="Tahoma"/>
        </w:rPr>
      </w:pP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5655EB" w:rsidRPr="00E24AFB" w14:paraId="30A6D671" w14:textId="77777777" w:rsidTr="005655EB">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C8D884F" w14:textId="3AA2CC7A" w:rsidR="005655EB" w:rsidRPr="00E24AFB" w:rsidRDefault="000A520D" w:rsidP="00A07B12">
            <w:pPr>
              <w:rPr>
                <w:rFonts w:cs="Tahoma"/>
                <w:b/>
                <w:color w:val="E6E6E6"/>
              </w:rPr>
            </w:pPr>
            <w:r>
              <w:rPr>
                <w:rFonts w:cs="Tahoma"/>
                <w:b/>
                <w:color w:val="E6E6E6"/>
              </w:rPr>
              <w:t>Name</w:t>
            </w:r>
          </w:p>
        </w:tc>
        <w:tc>
          <w:tcPr>
            <w:tcW w:w="654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CB32BDE" w14:textId="289D969A" w:rsidR="005655EB" w:rsidRPr="00E24AFB" w:rsidRDefault="000A520D" w:rsidP="00A07B12">
            <w:pPr>
              <w:rPr>
                <w:rFonts w:cs="Tahoma"/>
                <w:b/>
                <w:color w:val="E6E6E6"/>
              </w:rPr>
            </w:pPr>
            <w:r>
              <w:rPr>
                <w:rFonts w:cs="Tahoma"/>
                <w:b/>
                <w:color w:val="E6E6E6"/>
              </w:rPr>
              <w:t>Value</w:t>
            </w:r>
          </w:p>
        </w:tc>
      </w:tr>
      <w:tr w:rsidR="00CE2260" w:rsidRPr="00E24AFB" w14:paraId="1FFD8CD3" w14:textId="77777777" w:rsidTr="005655EB">
        <w:tc>
          <w:tcPr>
            <w:tcW w:w="2808" w:type="dxa"/>
          </w:tcPr>
          <w:p w14:paraId="5BC9FD67" w14:textId="4795001A" w:rsidR="00CE2260" w:rsidRPr="00E24AFB" w:rsidRDefault="00CE2260" w:rsidP="00A07B12">
            <w:pPr>
              <w:rPr>
                <w:rFonts w:cs="Tahoma"/>
              </w:rPr>
            </w:pPr>
            <w:r w:rsidRPr="00E24AFB">
              <w:rPr>
                <w:rFonts w:cs="Tahoma"/>
              </w:rPr>
              <w:t>Transaction ID</w:t>
            </w:r>
          </w:p>
        </w:tc>
        <w:tc>
          <w:tcPr>
            <w:tcW w:w="6542" w:type="dxa"/>
          </w:tcPr>
          <w:p w14:paraId="6F0B4FB4" w14:textId="7231806F" w:rsidR="00CE2260" w:rsidRPr="00E24AFB" w:rsidRDefault="00CE2260" w:rsidP="00A07B12">
            <w:pPr>
              <w:rPr>
                <w:rFonts w:cs="Tahoma"/>
              </w:rPr>
            </w:pPr>
            <w:r w:rsidRPr="00E24AFB">
              <w:rPr>
                <w:rFonts w:cs="Tahoma"/>
              </w:rPr>
              <w:t>PAYMENT_EXECUTION</w:t>
            </w:r>
          </w:p>
        </w:tc>
      </w:tr>
      <w:tr w:rsidR="005655EB" w:rsidRPr="00E24AFB" w14:paraId="61C3EA90" w14:textId="77777777" w:rsidTr="005655EB">
        <w:tc>
          <w:tcPr>
            <w:tcW w:w="2808" w:type="dxa"/>
          </w:tcPr>
          <w:p w14:paraId="0B7D6B05" w14:textId="5A2165B1" w:rsidR="005655EB" w:rsidRPr="00E24AFB" w:rsidRDefault="005655EB" w:rsidP="00A07B12">
            <w:pPr>
              <w:rPr>
                <w:rFonts w:cs="Tahoma"/>
              </w:rPr>
            </w:pPr>
            <w:proofErr w:type="spellStart"/>
            <w:r w:rsidRPr="00E24AFB">
              <w:rPr>
                <w:rFonts w:cs="Tahoma"/>
              </w:rPr>
              <w:t>AgentServer</w:t>
            </w:r>
            <w:proofErr w:type="spellEnd"/>
            <w:r w:rsidRPr="00E24AFB">
              <w:rPr>
                <w:rFonts w:cs="Tahoma"/>
              </w:rPr>
              <w:t xml:space="preserve"> Name</w:t>
            </w:r>
          </w:p>
        </w:tc>
        <w:tc>
          <w:tcPr>
            <w:tcW w:w="6542" w:type="dxa"/>
          </w:tcPr>
          <w:p w14:paraId="657F5A9B" w14:textId="3255AFDA" w:rsidR="005655EB" w:rsidRPr="00E24AFB" w:rsidRDefault="002717C0" w:rsidP="00A07B12">
            <w:pPr>
              <w:rPr>
                <w:rFonts w:cs="Tahoma"/>
              </w:rPr>
            </w:pPr>
            <w:r>
              <w:rPr>
                <w:rFonts w:cs="Tahoma"/>
              </w:rPr>
              <w:t>FanPaymentAgentServer</w:t>
            </w:r>
          </w:p>
        </w:tc>
      </w:tr>
      <w:tr w:rsidR="005655EB" w:rsidRPr="00E24AFB" w14:paraId="0E000CE4" w14:textId="77777777" w:rsidTr="005655EB">
        <w:tc>
          <w:tcPr>
            <w:tcW w:w="2808" w:type="dxa"/>
          </w:tcPr>
          <w:p w14:paraId="340A72A0" w14:textId="1AFE6A63" w:rsidR="005655EB" w:rsidRPr="00E24AFB" w:rsidRDefault="005655EB" w:rsidP="00A07B12">
            <w:pPr>
              <w:rPr>
                <w:rFonts w:cs="Tahoma"/>
              </w:rPr>
            </w:pPr>
            <w:r w:rsidRPr="00E24AFB">
              <w:rPr>
                <w:rFonts w:cs="Tahoma"/>
              </w:rPr>
              <w:t>Schedule Trigger Interval</w:t>
            </w:r>
          </w:p>
        </w:tc>
        <w:tc>
          <w:tcPr>
            <w:tcW w:w="6542" w:type="dxa"/>
          </w:tcPr>
          <w:p w14:paraId="0FDC3593" w14:textId="2DD438E1" w:rsidR="00CE2260" w:rsidRPr="00E24AFB" w:rsidRDefault="009955DA" w:rsidP="00A07B12">
            <w:pPr>
              <w:rPr>
                <w:rFonts w:cs="Tahoma"/>
              </w:rPr>
            </w:pPr>
            <w:r>
              <w:rPr>
                <w:rFonts w:cs="Tahoma"/>
              </w:rPr>
              <w:t>5</w:t>
            </w:r>
          </w:p>
        </w:tc>
      </w:tr>
    </w:tbl>
    <w:p w14:paraId="2715E3A5" w14:textId="77777777" w:rsidR="00B92020" w:rsidRPr="00E24AFB" w:rsidRDefault="00B92020" w:rsidP="00B92020">
      <w:pPr>
        <w:rPr>
          <w:rFonts w:cs="Tahoma"/>
          <w:b/>
          <w:bCs/>
          <w:u w:val="single"/>
        </w:rPr>
      </w:pPr>
    </w:p>
    <w:p w14:paraId="347FA0FF" w14:textId="701745A6" w:rsidR="00B92020" w:rsidRDefault="00B92020" w:rsidP="00B92020">
      <w:pPr>
        <w:rPr>
          <w:rFonts w:cs="Tahoma"/>
          <w:b/>
          <w:bCs/>
          <w:u w:val="single"/>
        </w:rPr>
      </w:pPr>
    </w:p>
    <w:p w14:paraId="47D7E931" w14:textId="77777777" w:rsidR="006341BF" w:rsidRDefault="006341BF" w:rsidP="00B92020">
      <w:pPr>
        <w:rPr>
          <w:rFonts w:cs="Tahoma"/>
          <w:b/>
          <w:bCs/>
          <w:u w:val="single"/>
        </w:rPr>
      </w:pPr>
    </w:p>
    <w:p w14:paraId="708427D1" w14:textId="490A082A" w:rsidR="00AA1151" w:rsidRDefault="002906B0" w:rsidP="007E62E5">
      <w:pPr>
        <w:pStyle w:val="Heading2"/>
        <w:numPr>
          <w:ilvl w:val="1"/>
          <w:numId w:val="8"/>
        </w:numPr>
      </w:pPr>
      <w:bookmarkStart w:id="33" w:name="_Toc450752168"/>
      <w:r>
        <w:t xml:space="preserve">User Exit: </w:t>
      </w:r>
      <w:r w:rsidR="00AA1151">
        <w:t>‘</w:t>
      </w:r>
      <w:r w:rsidR="00AA1151" w:rsidRPr="00206052">
        <w:t>YFSCollectionCreditCardUE’</w:t>
      </w:r>
      <w:bookmarkEnd w:id="33"/>
    </w:p>
    <w:p w14:paraId="20E81E68" w14:textId="3FCA438A" w:rsidR="00016F91" w:rsidRDefault="00016F91" w:rsidP="00016F91"/>
    <w:p w14:paraId="4D8DD4C8" w14:textId="476DED03" w:rsidR="00016F91" w:rsidRDefault="006341BF" w:rsidP="00016F91">
      <w:pPr>
        <w:ind w:left="720"/>
      </w:pPr>
      <w:r>
        <w:rPr>
          <w:noProof/>
        </w:rPr>
        <w:drawing>
          <wp:inline distT="0" distB="0" distL="0" distR="0" wp14:anchorId="1A3D50FF" wp14:editId="4122DFEC">
            <wp:extent cx="4199344" cy="3208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365" cy="3230500"/>
                    </a:xfrm>
                    <a:prstGeom prst="rect">
                      <a:avLst/>
                    </a:prstGeom>
                  </pic:spPr>
                </pic:pic>
              </a:graphicData>
            </a:graphic>
          </wp:inline>
        </w:drawing>
      </w:r>
    </w:p>
    <w:p w14:paraId="5F2A687A" w14:textId="77777777" w:rsidR="006341BF" w:rsidRPr="00016F91" w:rsidRDefault="006341BF" w:rsidP="00016F91">
      <w:pPr>
        <w:ind w:left="720"/>
      </w:pP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0A520D" w:rsidRPr="00E24AFB" w14:paraId="3C6269AA"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BA9BBA3" w14:textId="77777777" w:rsidR="000A520D" w:rsidRPr="00E24AFB" w:rsidRDefault="000A520D" w:rsidP="00D955D3">
            <w:pPr>
              <w:rPr>
                <w:rFonts w:cs="Tahoma"/>
                <w:b/>
                <w:color w:val="E6E6E6"/>
              </w:rPr>
            </w:pPr>
            <w:r>
              <w:rPr>
                <w:rFonts w:cs="Tahoma"/>
                <w:b/>
                <w:color w:val="E6E6E6"/>
              </w:rPr>
              <w:t>Name</w:t>
            </w:r>
          </w:p>
        </w:tc>
        <w:tc>
          <w:tcPr>
            <w:tcW w:w="654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9903587" w14:textId="77777777" w:rsidR="000A520D" w:rsidRPr="00E24AFB" w:rsidRDefault="000A520D" w:rsidP="00D955D3">
            <w:pPr>
              <w:rPr>
                <w:rFonts w:cs="Tahoma"/>
                <w:b/>
                <w:color w:val="E6E6E6"/>
              </w:rPr>
            </w:pPr>
            <w:r>
              <w:rPr>
                <w:rFonts w:cs="Tahoma"/>
                <w:b/>
                <w:color w:val="E6E6E6"/>
              </w:rPr>
              <w:t>Value</w:t>
            </w:r>
          </w:p>
        </w:tc>
      </w:tr>
      <w:tr w:rsidR="000A520D" w:rsidRPr="00E24AFB" w14:paraId="1F2A2E8C" w14:textId="77777777" w:rsidTr="00D955D3">
        <w:tc>
          <w:tcPr>
            <w:tcW w:w="2808" w:type="dxa"/>
          </w:tcPr>
          <w:p w14:paraId="267C6EA2" w14:textId="44ABF353" w:rsidR="000A520D" w:rsidRPr="00E24AFB" w:rsidRDefault="000A520D" w:rsidP="00D955D3">
            <w:pPr>
              <w:rPr>
                <w:rFonts w:cs="Tahoma"/>
              </w:rPr>
            </w:pPr>
            <w:r>
              <w:rPr>
                <w:rFonts w:cs="Tahoma"/>
              </w:rPr>
              <w:t>Implement As a Java Class</w:t>
            </w:r>
          </w:p>
        </w:tc>
        <w:tc>
          <w:tcPr>
            <w:tcW w:w="6542" w:type="dxa"/>
          </w:tcPr>
          <w:p w14:paraId="0EAD0875" w14:textId="54F8C557" w:rsidR="000A520D" w:rsidRPr="00E24AFB" w:rsidRDefault="000A520D" w:rsidP="005B535B">
            <w:pPr>
              <w:rPr>
                <w:rFonts w:cs="Tahoma"/>
              </w:rPr>
            </w:pPr>
            <w:r w:rsidRPr="000A520D">
              <w:rPr>
                <w:rFonts w:cs="Tahoma"/>
              </w:rPr>
              <w:t>com.</w:t>
            </w:r>
            <w:r w:rsidR="005B535B">
              <w:rPr>
                <w:rFonts w:cs="Tahoma"/>
              </w:rPr>
              <w:t>fanatics.sterling.ue</w:t>
            </w:r>
            <w:r w:rsidRPr="000A520D">
              <w:rPr>
                <w:rFonts w:cs="Tahoma"/>
              </w:rPr>
              <w:t>.</w:t>
            </w:r>
            <w:r w:rsidR="005B535B">
              <w:rPr>
                <w:rFonts w:cs="Tahoma"/>
              </w:rPr>
              <w:t>FANYFS</w:t>
            </w:r>
            <w:r w:rsidRPr="000A520D">
              <w:rPr>
                <w:rFonts w:cs="Tahoma"/>
              </w:rPr>
              <w:t>CollectionCreditCardUEImpl</w:t>
            </w:r>
          </w:p>
        </w:tc>
      </w:tr>
    </w:tbl>
    <w:p w14:paraId="18F87A22" w14:textId="77777777" w:rsidR="00AA1151" w:rsidRDefault="00AA1151" w:rsidP="00AA1151"/>
    <w:p w14:paraId="0F7231E9" w14:textId="7423E4AB" w:rsidR="00AA1151" w:rsidRDefault="00BF4771" w:rsidP="00AA1151">
      <w:pPr>
        <w:pStyle w:val="Heading2"/>
      </w:pPr>
      <w:bookmarkStart w:id="34" w:name="_Toc450752169"/>
      <w:r>
        <w:lastRenderedPageBreak/>
        <w:t xml:space="preserve">User Exit: </w:t>
      </w:r>
      <w:r w:rsidR="00AA1151">
        <w:t>‘</w:t>
      </w:r>
      <w:r w:rsidR="00AA1151" w:rsidRPr="00E97290">
        <w:t>YFSCollectionStoredValueCardUE’</w:t>
      </w:r>
      <w:bookmarkEnd w:id="34"/>
    </w:p>
    <w:p w14:paraId="2AF17D08" w14:textId="6A519ED7" w:rsidR="00AA1151" w:rsidRDefault="006341BF" w:rsidP="00D13C3F">
      <w:pPr>
        <w:ind w:left="720"/>
      </w:pPr>
      <w:r>
        <w:rPr>
          <w:noProof/>
        </w:rPr>
        <w:drawing>
          <wp:inline distT="0" distB="0" distL="0" distR="0" wp14:anchorId="139B94B2" wp14:editId="681429E3">
            <wp:extent cx="3814058" cy="3049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858" cy="3062396"/>
                    </a:xfrm>
                    <a:prstGeom prst="rect">
                      <a:avLst/>
                    </a:prstGeom>
                  </pic:spPr>
                </pic:pic>
              </a:graphicData>
            </a:graphic>
          </wp:inline>
        </w:drawing>
      </w:r>
    </w:p>
    <w:p w14:paraId="584792EB" w14:textId="77777777" w:rsidR="006341BF" w:rsidRDefault="006341BF" w:rsidP="00D13C3F">
      <w:pPr>
        <w:ind w:left="720"/>
      </w:pP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D13C3F" w:rsidRPr="00E24AFB" w14:paraId="489EFB38"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1CC85223" w14:textId="77777777" w:rsidR="00D13C3F" w:rsidRPr="00E24AFB" w:rsidRDefault="00D13C3F" w:rsidP="00D955D3">
            <w:pPr>
              <w:rPr>
                <w:rFonts w:cs="Tahoma"/>
                <w:b/>
                <w:color w:val="E6E6E6"/>
              </w:rPr>
            </w:pPr>
            <w:r>
              <w:rPr>
                <w:rFonts w:cs="Tahoma"/>
                <w:b/>
                <w:color w:val="E6E6E6"/>
              </w:rPr>
              <w:t>Name</w:t>
            </w:r>
          </w:p>
        </w:tc>
        <w:tc>
          <w:tcPr>
            <w:tcW w:w="654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C03CB67" w14:textId="77777777" w:rsidR="00D13C3F" w:rsidRPr="00E24AFB" w:rsidRDefault="00D13C3F" w:rsidP="00D955D3">
            <w:pPr>
              <w:rPr>
                <w:rFonts w:cs="Tahoma"/>
                <w:b/>
                <w:color w:val="E6E6E6"/>
              </w:rPr>
            </w:pPr>
            <w:r>
              <w:rPr>
                <w:rFonts w:cs="Tahoma"/>
                <w:b/>
                <w:color w:val="E6E6E6"/>
              </w:rPr>
              <w:t>Value</w:t>
            </w:r>
          </w:p>
        </w:tc>
      </w:tr>
      <w:tr w:rsidR="00D13C3F" w:rsidRPr="00E24AFB" w14:paraId="2843719C" w14:textId="77777777" w:rsidTr="00D955D3">
        <w:tc>
          <w:tcPr>
            <w:tcW w:w="2808" w:type="dxa"/>
          </w:tcPr>
          <w:p w14:paraId="16187427" w14:textId="77777777" w:rsidR="00D13C3F" w:rsidRPr="00E24AFB" w:rsidRDefault="00D13C3F" w:rsidP="00D955D3">
            <w:pPr>
              <w:rPr>
                <w:rFonts w:cs="Tahoma"/>
              </w:rPr>
            </w:pPr>
            <w:r>
              <w:rPr>
                <w:rFonts w:cs="Tahoma"/>
              </w:rPr>
              <w:t>Implement As a Java Class</w:t>
            </w:r>
          </w:p>
        </w:tc>
        <w:tc>
          <w:tcPr>
            <w:tcW w:w="6542" w:type="dxa"/>
          </w:tcPr>
          <w:p w14:paraId="432CC9B8" w14:textId="096EE682" w:rsidR="00D13C3F" w:rsidRPr="00E24AFB" w:rsidRDefault="005B535B" w:rsidP="00D955D3">
            <w:pPr>
              <w:rPr>
                <w:rFonts w:cs="Tahoma"/>
              </w:rPr>
            </w:pPr>
            <w:r w:rsidRPr="000A520D">
              <w:rPr>
                <w:rFonts w:cs="Tahoma"/>
              </w:rPr>
              <w:t>com.</w:t>
            </w:r>
            <w:r>
              <w:rPr>
                <w:rFonts w:cs="Tahoma"/>
              </w:rPr>
              <w:t>fanatics.sterling.ue</w:t>
            </w:r>
            <w:r w:rsidRPr="000A520D">
              <w:rPr>
                <w:rFonts w:cs="Tahoma"/>
              </w:rPr>
              <w:t>.</w:t>
            </w:r>
            <w:r>
              <w:rPr>
                <w:rFonts w:cs="Tahoma"/>
              </w:rPr>
              <w:t>FANYFS</w:t>
            </w:r>
            <w:r w:rsidRPr="000A520D">
              <w:rPr>
                <w:rFonts w:cs="Tahoma"/>
              </w:rPr>
              <w:t>Collection</w:t>
            </w:r>
            <w:r>
              <w:rPr>
                <w:rFonts w:cs="Tahoma"/>
              </w:rPr>
              <w:t>SVCImpl</w:t>
            </w:r>
          </w:p>
        </w:tc>
      </w:tr>
    </w:tbl>
    <w:p w14:paraId="7C9D1526" w14:textId="77777777" w:rsidR="00D13C3F" w:rsidRDefault="00D13C3F" w:rsidP="00D13C3F">
      <w:pPr>
        <w:ind w:left="720"/>
      </w:pPr>
    </w:p>
    <w:p w14:paraId="0D565707" w14:textId="1FBB2F67" w:rsidR="00AA1151" w:rsidRDefault="0058173E" w:rsidP="00AA1151">
      <w:pPr>
        <w:pStyle w:val="Heading2"/>
      </w:pPr>
      <w:bookmarkStart w:id="35" w:name="_Toc450752170"/>
      <w:r>
        <w:lastRenderedPageBreak/>
        <w:t xml:space="preserve">User Exit: </w:t>
      </w:r>
      <w:r w:rsidR="00AA1151">
        <w:t>‘</w:t>
      </w:r>
      <w:r w:rsidR="00AA1151" w:rsidRPr="00E97290">
        <w:t>YFSCollectionOthersUE’</w:t>
      </w:r>
      <w:bookmarkEnd w:id="35"/>
    </w:p>
    <w:p w14:paraId="6B16543D" w14:textId="20FE0ACC" w:rsidR="00E25FBC" w:rsidRPr="00E25FBC" w:rsidRDefault="00E25FBC" w:rsidP="00E25FBC">
      <w:pPr>
        <w:ind w:left="720"/>
      </w:pPr>
      <w:r w:rsidRPr="00E25FBC">
        <w:rPr>
          <w:noProof/>
        </w:rPr>
        <w:drawing>
          <wp:inline distT="0" distB="0" distL="0" distR="0" wp14:anchorId="4CF0F2D3" wp14:editId="272A6F69">
            <wp:extent cx="4753638" cy="4305901"/>
            <wp:effectExtent l="152400" t="152400" r="370840"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638" cy="430590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4C324E" w:rsidRPr="00E24AFB" w14:paraId="690AEE37"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2B9A30BB" w14:textId="77777777" w:rsidR="004C324E" w:rsidRPr="00E24AFB" w:rsidRDefault="004C324E" w:rsidP="00D955D3">
            <w:pPr>
              <w:rPr>
                <w:rFonts w:cs="Tahoma"/>
                <w:b/>
                <w:color w:val="E6E6E6"/>
              </w:rPr>
            </w:pPr>
            <w:r>
              <w:rPr>
                <w:rFonts w:cs="Tahoma"/>
                <w:b/>
                <w:color w:val="E6E6E6"/>
              </w:rPr>
              <w:t>Name</w:t>
            </w:r>
          </w:p>
        </w:tc>
        <w:tc>
          <w:tcPr>
            <w:tcW w:w="654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54C3E9D" w14:textId="77777777" w:rsidR="004C324E" w:rsidRPr="00E24AFB" w:rsidRDefault="004C324E" w:rsidP="00D955D3">
            <w:pPr>
              <w:rPr>
                <w:rFonts w:cs="Tahoma"/>
                <w:b/>
                <w:color w:val="E6E6E6"/>
              </w:rPr>
            </w:pPr>
            <w:r>
              <w:rPr>
                <w:rFonts w:cs="Tahoma"/>
                <w:b/>
                <w:color w:val="E6E6E6"/>
              </w:rPr>
              <w:t>Value</w:t>
            </w:r>
          </w:p>
        </w:tc>
      </w:tr>
      <w:tr w:rsidR="004C324E" w:rsidRPr="00E24AFB" w14:paraId="759971D8" w14:textId="77777777" w:rsidTr="00D955D3">
        <w:tc>
          <w:tcPr>
            <w:tcW w:w="2808" w:type="dxa"/>
          </w:tcPr>
          <w:p w14:paraId="6361A45F" w14:textId="77777777" w:rsidR="004C324E" w:rsidRPr="00E24AFB" w:rsidRDefault="004C324E" w:rsidP="00D955D3">
            <w:pPr>
              <w:rPr>
                <w:rFonts w:cs="Tahoma"/>
              </w:rPr>
            </w:pPr>
            <w:r>
              <w:rPr>
                <w:rFonts w:cs="Tahoma"/>
              </w:rPr>
              <w:t>Implement As a Java Class</w:t>
            </w:r>
          </w:p>
        </w:tc>
        <w:tc>
          <w:tcPr>
            <w:tcW w:w="6542" w:type="dxa"/>
          </w:tcPr>
          <w:p w14:paraId="33EBBC09" w14:textId="3BABECC0" w:rsidR="004C324E" w:rsidRPr="00E24AFB" w:rsidRDefault="004C324E" w:rsidP="00D955D3">
            <w:pPr>
              <w:rPr>
                <w:rFonts w:cs="Tahoma"/>
              </w:rPr>
            </w:pPr>
            <w:r w:rsidRPr="004C324E">
              <w:rPr>
                <w:rFonts w:cs="Tahoma"/>
              </w:rPr>
              <w:t>com.fanatics.sterling.ue.FANCollectionOthersImpl</w:t>
            </w:r>
          </w:p>
        </w:tc>
      </w:tr>
    </w:tbl>
    <w:p w14:paraId="44556715" w14:textId="77777777" w:rsidR="00AA1151" w:rsidRDefault="00AA1151" w:rsidP="00AA1151"/>
    <w:p w14:paraId="72EC4F18" w14:textId="77777777" w:rsidR="00FD7D9B" w:rsidRDefault="00FD7D9B">
      <w:pPr>
        <w:spacing w:after="160" w:line="259" w:lineRule="auto"/>
        <w:rPr>
          <w:rFonts w:ascii="Arial" w:hAnsi="Arial" w:cs="Arial"/>
          <w:b/>
          <w:sz w:val="24"/>
        </w:rPr>
      </w:pPr>
      <w:r>
        <w:br w:type="page"/>
      </w:r>
    </w:p>
    <w:p w14:paraId="33116B5D" w14:textId="631A8CF8" w:rsidR="009B37C1" w:rsidRDefault="009B37C1" w:rsidP="00CB4469">
      <w:pPr>
        <w:pStyle w:val="Heading2"/>
      </w:pPr>
      <w:bookmarkStart w:id="36" w:name="_Toc450752171"/>
      <w:r>
        <w:lastRenderedPageBreak/>
        <w:t>Service: ‘</w:t>
      </w:r>
      <w:r w:rsidRPr="00E24AFB">
        <w:t>YCD_ExecuteCollectionCreditCard_Proxy_1.0</w:t>
      </w:r>
      <w:r>
        <w:t>’</w:t>
      </w:r>
      <w:bookmarkEnd w:id="36"/>
    </w:p>
    <w:p w14:paraId="0C9EF152" w14:textId="54A50C39" w:rsidR="00FC1B11" w:rsidRDefault="00FC1B11" w:rsidP="004A39D9">
      <w:pPr>
        <w:ind w:left="720"/>
      </w:pPr>
      <w:r>
        <w:t xml:space="preserve">Navigate to Application Platform </w:t>
      </w:r>
      <w:r>
        <w:sym w:font="Wingdings" w:char="F0E0"/>
      </w:r>
      <w:r>
        <w:t xml:space="preserve"> Process Modelling </w:t>
      </w:r>
      <w:r>
        <w:sym w:font="Wingdings" w:char="F0E0"/>
      </w:r>
      <w:r>
        <w:t xml:space="preserve"> Order Fulfillment </w:t>
      </w:r>
      <w:r>
        <w:sym w:font="Wingdings" w:char="F0E0"/>
      </w:r>
      <w:r>
        <w:t xml:space="preserve"> Services </w:t>
      </w:r>
      <w:r>
        <w:sym w:font="Wingdings" w:char="F0E0"/>
      </w:r>
      <w:r>
        <w:t xml:space="preserve"> Payment Processing.</w:t>
      </w:r>
    </w:p>
    <w:p w14:paraId="5AD2C02C" w14:textId="3301089E" w:rsidR="00FC1B11" w:rsidRDefault="00FC1B11" w:rsidP="004A39D9">
      <w:pPr>
        <w:ind w:left="720"/>
      </w:pPr>
    </w:p>
    <w:p w14:paraId="49B45F21" w14:textId="360F77C4" w:rsidR="00FC1B11" w:rsidRPr="00FC1B11" w:rsidRDefault="00FC1B11" w:rsidP="004A39D9">
      <w:pPr>
        <w:ind w:left="720"/>
      </w:pPr>
      <w:r>
        <w:t>Modify the existing service.</w:t>
      </w:r>
    </w:p>
    <w:p w14:paraId="77F4EB9B" w14:textId="3E91777D" w:rsidR="00CB4469" w:rsidRDefault="00CB4469" w:rsidP="00CB4469"/>
    <w:p w14:paraId="6371A925" w14:textId="77777777" w:rsidR="00CB4469" w:rsidRPr="00E24AFB" w:rsidRDefault="00CB4469" w:rsidP="00CB4469">
      <w:pPr>
        <w:rPr>
          <w:rFonts w:cs="Tahoma"/>
        </w:rPr>
      </w:pPr>
      <w:r w:rsidRPr="00E24AFB">
        <w:rPr>
          <w:rFonts w:cs="Tahoma"/>
          <w:noProof/>
        </w:rPr>
        <w:drawing>
          <wp:inline distT="0" distB="0" distL="0" distR="0" wp14:anchorId="3D471B59" wp14:editId="25CB037F">
            <wp:extent cx="6169025" cy="3156806"/>
            <wp:effectExtent l="152400" t="152400" r="365125" b="3676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4390" cy="315955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0D9A7" w14:textId="58547EFB" w:rsidR="00CB4469" w:rsidRPr="00E24AFB" w:rsidRDefault="00FC1B11" w:rsidP="004A39D9">
      <w:pPr>
        <w:ind w:left="720"/>
        <w:rPr>
          <w:rFonts w:cs="Tahoma"/>
        </w:rPr>
      </w:pPr>
      <w:r>
        <w:rPr>
          <w:rFonts w:cs="Tahoma"/>
        </w:rPr>
        <w:t>In the parameters tab</w:t>
      </w:r>
      <w:r w:rsidR="00CB4469" w:rsidRPr="00E24AFB">
        <w:rPr>
          <w:rFonts w:cs="Tahoma"/>
        </w:rPr>
        <w:t>, configure the service name that invokes the REST webservice call.</w:t>
      </w:r>
    </w:p>
    <w:p w14:paraId="01DAADB8" w14:textId="38CFB08D" w:rsidR="00CB4469" w:rsidRDefault="00CB4469" w:rsidP="00FC1B11">
      <w:pPr>
        <w:ind w:left="720"/>
        <w:rPr>
          <w:rFonts w:cs="Tahoma"/>
        </w:rPr>
      </w:pPr>
      <w:r w:rsidRPr="00E24AFB">
        <w:rPr>
          <w:rFonts w:cs="Tahoma"/>
          <w:noProof/>
        </w:rPr>
        <w:drawing>
          <wp:inline distT="0" distB="0" distL="0" distR="0" wp14:anchorId="1865D90F" wp14:editId="01324EDD">
            <wp:extent cx="4505325" cy="1465193"/>
            <wp:effectExtent l="152400" t="152400" r="352425"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3618" cy="1487403"/>
                    </a:xfrm>
                    <a:prstGeom prst="rect">
                      <a:avLst/>
                    </a:prstGeom>
                    <a:ln>
                      <a:noFill/>
                    </a:ln>
                    <a:effectLst>
                      <a:outerShdw blurRad="292100" dist="139700" dir="2700000" algn="tl" rotWithShape="0">
                        <a:srgbClr val="333333">
                          <a:alpha val="65000"/>
                        </a:srgbClr>
                      </a:outerShdw>
                    </a:effectLst>
                  </pic:spPr>
                </pic:pic>
              </a:graphicData>
            </a:graphic>
          </wp:inline>
        </w:drawing>
      </w:r>
    </w:p>
    <w:p w14:paraId="12B4DA22" w14:textId="05AAA647" w:rsidR="00FC1B11" w:rsidRDefault="00FC1B11" w:rsidP="00CB4469">
      <w:pPr>
        <w:rPr>
          <w:rFonts w:cs="Tahoma"/>
        </w:rPr>
      </w:pP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FC1B11" w:rsidRPr="00FC1B11" w14:paraId="54186E35" w14:textId="77777777" w:rsidTr="00D955D3">
        <w:tc>
          <w:tcPr>
            <w:tcW w:w="2808" w:type="dxa"/>
            <w:shd w:val="clear" w:color="auto" w:fill="595959"/>
          </w:tcPr>
          <w:p w14:paraId="655436B0" w14:textId="77777777" w:rsidR="00FC1B11" w:rsidRPr="00FC1B11" w:rsidRDefault="00FC1B11" w:rsidP="00FC1B11">
            <w:pPr>
              <w:rPr>
                <w:rFonts w:cs="Tahoma"/>
                <w:b/>
                <w:color w:val="E6E6E6"/>
              </w:rPr>
            </w:pPr>
            <w:r w:rsidRPr="00FC1B11">
              <w:rPr>
                <w:rFonts w:cs="Tahoma"/>
                <w:b/>
                <w:color w:val="E6E6E6"/>
              </w:rPr>
              <w:t>Name</w:t>
            </w:r>
          </w:p>
        </w:tc>
        <w:tc>
          <w:tcPr>
            <w:tcW w:w="6542" w:type="dxa"/>
            <w:shd w:val="clear" w:color="auto" w:fill="595959"/>
          </w:tcPr>
          <w:p w14:paraId="6AC2F406" w14:textId="77777777" w:rsidR="00FC1B11" w:rsidRPr="00FC1B11" w:rsidRDefault="00FC1B11" w:rsidP="00FC1B11">
            <w:pPr>
              <w:rPr>
                <w:rFonts w:cs="Tahoma"/>
                <w:b/>
                <w:color w:val="E6E6E6"/>
              </w:rPr>
            </w:pPr>
            <w:r w:rsidRPr="00FC1B11">
              <w:rPr>
                <w:rFonts w:cs="Tahoma"/>
                <w:b/>
                <w:color w:val="E6E6E6"/>
              </w:rPr>
              <w:t>Value</w:t>
            </w:r>
          </w:p>
        </w:tc>
      </w:tr>
      <w:tr w:rsidR="00FC1B11" w:rsidRPr="00FC1B11" w14:paraId="7574B345" w14:textId="77777777" w:rsidTr="00D955D3">
        <w:tc>
          <w:tcPr>
            <w:tcW w:w="2808" w:type="dxa"/>
          </w:tcPr>
          <w:p w14:paraId="4848D3E6" w14:textId="0F6E2C6A" w:rsidR="00FC1B11" w:rsidRPr="00FC1B11" w:rsidRDefault="00D819E2" w:rsidP="00FC1B11">
            <w:pPr>
              <w:rPr>
                <w:rFonts w:cs="Tahoma"/>
              </w:rPr>
            </w:pPr>
            <w:r>
              <w:rPr>
                <w:rFonts w:cs="Tahoma"/>
              </w:rPr>
              <w:t>Service Name</w:t>
            </w:r>
          </w:p>
        </w:tc>
        <w:tc>
          <w:tcPr>
            <w:tcW w:w="6542" w:type="dxa"/>
          </w:tcPr>
          <w:p w14:paraId="2CF606EE" w14:textId="00BDA9C3" w:rsidR="00FC1B11" w:rsidRPr="00FC1B11" w:rsidRDefault="00FC1B11" w:rsidP="00FC1B11">
            <w:pPr>
              <w:rPr>
                <w:rFonts w:cs="Tahoma"/>
              </w:rPr>
            </w:pPr>
            <w:r w:rsidRPr="00E24AFB">
              <w:t>Fana</w:t>
            </w:r>
            <w:r>
              <w:t>ticsSettlementInvocationService</w:t>
            </w:r>
          </w:p>
        </w:tc>
      </w:tr>
    </w:tbl>
    <w:p w14:paraId="7EB9B659" w14:textId="77777777" w:rsidR="00FC1B11" w:rsidRPr="00E24AFB" w:rsidRDefault="00FC1B11" w:rsidP="00CB4469">
      <w:pPr>
        <w:rPr>
          <w:rFonts w:cs="Tahoma"/>
        </w:rPr>
      </w:pPr>
    </w:p>
    <w:p w14:paraId="6DA1C89B" w14:textId="77777777" w:rsidR="00CB4469" w:rsidRPr="00CB4469" w:rsidRDefault="00CB4469" w:rsidP="00CB4469"/>
    <w:p w14:paraId="13F0B3E4" w14:textId="7B4F21DA" w:rsidR="009B37C1" w:rsidRDefault="009B37C1" w:rsidP="009B37C1"/>
    <w:p w14:paraId="25D2A28E" w14:textId="2280280C" w:rsidR="009B37C1" w:rsidRDefault="009B37C1" w:rsidP="00CB4469">
      <w:pPr>
        <w:pStyle w:val="Heading2"/>
      </w:pPr>
      <w:bookmarkStart w:id="37" w:name="_Toc450752172"/>
      <w:r>
        <w:t>Service: ‘</w:t>
      </w:r>
      <w:r w:rsidRPr="00E24AFB">
        <w:t>YCD_ExecuteCollectionSVC_Proxy_1.0</w:t>
      </w:r>
      <w:bookmarkEnd w:id="37"/>
    </w:p>
    <w:p w14:paraId="23C41195" w14:textId="77777777" w:rsidR="004A39D9" w:rsidRDefault="004A39D9" w:rsidP="004A39D9">
      <w:pPr>
        <w:ind w:left="720"/>
      </w:pPr>
      <w:r>
        <w:t xml:space="preserve">Navigate to Application Platform </w:t>
      </w:r>
      <w:r>
        <w:sym w:font="Wingdings" w:char="F0E0"/>
      </w:r>
      <w:r>
        <w:t xml:space="preserve"> Process Modelling </w:t>
      </w:r>
      <w:r>
        <w:sym w:font="Wingdings" w:char="F0E0"/>
      </w:r>
      <w:r>
        <w:t xml:space="preserve"> Order Fulfillment </w:t>
      </w:r>
      <w:r>
        <w:sym w:font="Wingdings" w:char="F0E0"/>
      </w:r>
      <w:r>
        <w:t xml:space="preserve"> Services </w:t>
      </w:r>
      <w:r>
        <w:sym w:font="Wingdings" w:char="F0E0"/>
      </w:r>
      <w:r>
        <w:t xml:space="preserve"> Payment Processing.</w:t>
      </w:r>
    </w:p>
    <w:p w14:paraId="33E3476A" w14:textId="77777777" w:rsidR="004A39D9" w:rsidRDefault="004A39D9" w:rsidP="004A39D9">
      <w:pPr>
        <w:ind w:left="720"/>
      </w:pPr>
    </w:p>
    <w:p w14:paraId="31376F85" w14:textId="77777777" w:rsidR="004A39D9" w:rsidRPr="00FC1B11" w:rsidRDefault="004A39D9" w:rsidP="004A39D9">
      <w:pPr>
        <w:ind w:left="720"/>
      </w:pPr>
      <w:r>
        <w:t>Modify the existing service.</w:t>
      </w:r>
    </w:p>
    <w:p w14:paraId="298D092F" w14:textId="77777777" w:rsidR="004A39D9" w:rsidRPr="004A39D9" w:rsidRDefault="004A39D9" w:rsidP="004A39D9"/>
    <w:p w14:paraId="5D3C7AB2" w14:textId="6310CFA0" w:rsidR="00875053" w:rsidRDefault="00875053" w:rsidP="00875053"/>
    <w:p w14:paraId="16FA1F8B" w14:textId="4B6FC8A0" w:rsidR="00875053" w:rsidRDefault="00875053" w:rsidP="00875053">
      <w:r w:rsidRPr="00E24AFB">
        <w:rPr>
          <w:rFonts w:cs="Tahoma"/>
          <w:noProof/>
        </w:rPr>
        <w:drawing>
          <wp:inline distT="0" distB="0" distL="0" distR="0" wp14:anchorId="20209A28" wp14:editId="2275D272">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5435"/>
                    </a:xfrm>
                    <a:prstGeom prst="rect">
                      <a:avLst/>
                    </a:prstGeom>
                  </pic:spPr>
                </pic:pic>
              </a:graphicData>
            </a:graphic>
          </wp:inline>
        </w:drawing>
      </w:r>
    </w:p>
    <w:p w14:paraId="1A707D8A" w14:textId="16F58603" w:rsidR="00FA1531" w:rsidRDefault="00FA1531" w:rsidP="00875053"/>
    <w:p w14:paraId="4C78FD51" w14:textId="77777777" w:rsidR="00FA1531" w:rsidRPr="00E24AFB" w:rsidRDefault="00FA1531" w:rsidP="004A39D9">
      <w:pPr>
        <w:ind w:firstLine="720"/>
        <w:rPr>
          <w:rFonts w:cs="Tahoma"/>
        </w:rPr>
      </w:pPr>
      <w:r>
        <w:rPr>
          <w:rFonts w:cs="Tahoma"/>
        </w:rPr>
        <w:t>In the parameters tab</w:t>
      </w:r>
      <w:r w:rsidRPr="00E24AFB">
        <w:rPr>
          <w:rFonts w:cs="Tahoma"/>
        </w:rPr>
        <w:t>, configure the service name that invokes the REST webservice call.</w:t>
      </w:r>
    </w:p>
    <w:p w14:paraId="589AEAE9" w14:textId="77777777" w:rsidR="00FA1531" w:rsidRDefault="00FA1531" w:rsidP="00FA1531">
      <w:pPr>
        <w:ind w:left="720"/>
        <w:rPr>
          <w:rFonts w:cs="Tahoma"/>
        </w:rPr>
      </w:pPr>
      <w:r w:rsidRPr="00E24AFB">
        <w:rPr>
          <w:rFonts w:cs="Tahoma"/>
          <w:noProof/>
        </w:rPr>
        <w:drawing>
          <wp:inline distT="0" distB="0" distL="0" distR="0" wp14:anchorId="09E57C88" wp14:editId="43E7133F">
            <wp:extent cx="4505325" cy="1465193"/>
            <wp:effectExtent l="152400" t="152400" r="352425" b="3638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3618" cy="14874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32C85B" w14:textId="77777777" w:rsidR="00FA1531" w:rsidRDefault="00FA1531" w:rsidP="00FA1531">
      <w:pPr>
        <w:rPr>
          <w:rFonts w:cs="Tahoma"/>
        </w:rPr>
      </w:pP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542"/>
      </w:tblGrid>
      <w:tr w:rsidR="00FA1531" w:rsidRPr="00FC1B11" w14:paraId="2EE3D118" w14:textId="77777777" w:rsidTr="00D955D3">
        <w:tc>
          <w:tcPr>
            <w:tcW w:w="2808" w:type="dxa"/>
            <w:shd w:val="clear" w:color="auto" w:fill="595959"/>
          </w:tcPr>
          <w:p w14:paraId="193D317D" w14:textId="77777777" w:rsidR="00FA1531" w:rsidRPr="00FC1B11" w:rsidRDefault="00FA1531" w:rsidP="00D955D3">
            <w:pPr>
              <w:rPr>
                <w:rFonts w:cs="Tahoma"/>
                <w:b/>
                <w:color w:val="E6E6E6"/>
              </w:rPr>
            </w:pPr>
            <w:r w:rsidRPr="00FC1B11">
              <w:rPr>
                <w:rFonts w:cs="Tahoma"/>
                <w:b/>
                <w:color w:val="E6E6E6"/>
              </w:rPr>
              <w:t>Name</w:t>
            </w:r>
          </w:p>
        </w:tc>
        <w:tc>
          <w:tcPr>
            <w:tcW w:w="6542" w:type="dxa"/>
            <w:shd w:val="clear" w:color="auto" w:fill="595959"/>
          </w:tcPr>
          <w:p w14:paraId="5BA04780" w14:textId="77777777" w:rsidR="00FA1531" w:rsidRPr="00FC1B11" w:rsidRDefault="00FA1531" w:rsidP="00D955D3">
            <w:pPr>
              <w:rPr>
                <w:rFonts w:cs="Tahoma"/>
                <w:b/>
                <w:color w:val="E6E6E6"/>
              </w:rPr>
            </w:pPr>
            <w:r w:rsidRPr="00FC1B11">
              <w:rPr>
                <w:rFonts w:cs="Tahoma"/>
                <w:b/>
                <w:color w:val="E6E6E6"/>
              </w:rPr>
              <w:t>Value</w:t>
            </w:r>
          </w:p>
        </w:tc>
      </w:tr>
      <w:tr w:rsidR="00FA1531" w:rsidRPr="00FC1B11" w14:paraId="1F7FEE4B" w14:textId="77777777" w:rsidTr="00D955D3">
        <w:tc>
          <w:tcPr>
            <w:tcW w:w="2808" w:type="dxa"/>
          </w:tcPr>
          <w:p w14:paraId="74D94627" w14:textId="5187AA7E" w:rsidR="00FA1531" w:rsidRPr="00FC1B11" w:rsidRDefault="00D819E2" w:rsidP="00D955D3">
            <w:pPr>
              <w:rPr>
                <w:rFonts w:cs="Tahoma"/>
              </w:rPr>
            </w:pPr>
            <w:r>
              <w:rPr>
                <w:rFonts w:cs="Tahoma"/>
              </w:rPr>
              <w:t>Service Name</w:t>
            </w:r>
          </w:p>
        </w:tc>
        <w:tc>
          <w:tcPr>
            <w:tcW w:w="6542" w:type="dxa"/>
          </w:tcPr>
          <w:p w14:paraId="4E654E76" w14:textId="77777777" w:rsidR="00FA1531" w:rsidRPr="00FC1B11" w:rsidRDefault="00FA1531" w:rsidP="00D955D3">
            <w:pPr>
              <w:rPr>
                <w:rFonts w:cs="Tahoma"/>
              </w:rPr>
            </w:pPr>
            <w:r w:rsidRPr="00E24AFB">
              <w:t>Fana</w:t>
            </w:r>
            <w:r>
              <w:t>ticsSettlementInvocationService</w:t>
            </w:r>
          </w:p>
        </w:tc>
      </w:tr>
    </w:tbl>
    <w:p w14:paraId="6422E1AD" w14:textId="77777777" w:rsidR="00FA1531" w:rsidRPr="00875053" w:rsidRDefault="00FA1531" w:rsidP="00875053"/>
    <w:p w14:paraId="6B093960" w14:textId="257102C5" w:rsidR="009B37C1" w:rsidRDefault="009B37C1" w:rsidP="009B37C1"/>
    <w:p w14:paraId="7B83FE6E" w14:textId="0566968F" w:rsidR="009B37C1" w:rsidRDefault="009B37C1" w:rsidP="009656F6">
      <w:pPr>
        <w:pStyle w:val="Heading2"/>
      </w:pPr>
      <w:bookmarkStart w:id="38" w:name="_Toc450752173"/>
      <w:r>
        <w:lastRenderedPageBreak/>
        <w:t>Service: ‘</w:t>
      </w:r>
      <w:r w:rsidR="00B00532">
        <w:t>YCD_ExecuteCollectionOthers</w:t>
      </w:r>
      <w:r w:rsidRPr="00E24AFB">
        <w:t>_Proxy_1.0</w:t>
      </w:r>
      <w:r>
        <w:t>’</w:t>
      </w:r>
      <w:bookmarkEnd w:id="38"/>
    </w:p>
    <w:p w14:paraId="3C6B520D" w14:textId="4BE01065" w:rsidR="004A39D9" w:rsidRDefault="004A39D9" w:rsidP="004A39D9">
      <w:pPr>
        <w:ind w:left="720"/>
      </w:pPr>
      <w:r>
        <w:t xml:space="preserve">Navigate to Application Platform </w:t>
      </w:r>
      <w:r>
        <w:sym w:font="Wingdings" w:char="F0E0"/>
      </w:r>
      <w:r>
        <w:t xml:space="preserve"> Process Modelling </w:t>
      </w:r>
      <w:r>
        <w:sym w:font="Wingdings" w:char="F0E0"/>
      </w:r>
      <w:r>
        <w:t xml:space="preserve"> Order Fulfillment </w:t>
      </w:r>
      <w:r>
        <w:sym w:font="Wingdings" w:char="F0E0"/>
      </w:r>
      <w:r>
        <w:t xml:space="preserve"> Services </w:t>
      </w:r>
      <w:r>
        <w:sym w:font="Wingdings" w:char="F0E0"/>
      </w:r>
      <w:r>
        <w:t xml:space="preserve"> Payment Processing.</w:t>
      </w:r>
    </w:p>
    <w:p w14:paraId="6DE1DE10" w14:textId="77777777" w:rsidR="009656F6" w:rsidRDefault="009656F6" w:rsidP="004A39D9">
      <w:pPr>
        <w:ind w:left="720"/>
      </w:pPr>
    </w:p>
    <w:p w14:paraId="7C3781E1" w14:textId="52962E51" w:rsidR="004A39D9" w:rsidRDefault="001A7577" w:rsidP="004A39D9">
      <w:pPr>
        <w:ind w:left="720"/>
      </w:pPr>
      <w:r>
        <w:t xml:space="preserve">Create a new </w:t>
      </w:r>
      <w:r w:rsidR="00981A2C">
        <w:t>service:</w:t>
      </w:r>
    </w:p>
    <w:p w14:paraId="40CDE596" w14:textId="4B459447" w:rsidR="00CF698C" w:rsidRDefault="00CF698C" w:rsidP="004A39D9">
      <w:pPr>
        <w:ind w:left="720"/>
      </w:pPr>
    </w:p>
    <w:tbl>
      <w:tblPr>
        <w:tblStyle w:val="TableGrid"/>
        <w:tblpPr w:leftFromText="180" w:rightFromText="180" w:vertAnchor="text" w:horzAnchor="margin" w:tblpXSpec="right" w:tblpY="53"/>
        <w:tblW w:w="4689" w:type="pct"/>
        <w:tblLook w:val="04A0" w:firstRow="1" w:lastRow="0" w:firstColumn="1" w:lastColumn="0" w:noHBand="0" w:noVBand="1"/>
      </w:tblPr>
      <w:tblGrid>
        <w:gridCol w:w="3655"/>
        <w:gridCol w:w="5113"/>
      </w:tblGrid>
      <w:tr w:rsidR="00CF698C" w14:paraId="0B055EE0" w14:textId="77777777" w:rsidTr="00D57F05">
        <w:tc>
          <w:tcPr>
            <w:tcW w:w="2084" w:type="pct"/>
            <w:shd w:val="clear" w:color="auto" w:fill="BFBFBF" w:themeFill="background1" w:themeFillShade="BF"/>
          </w:tcPr>
          <w:p w14:paraId="358F361C" w14:textId="77777777" w:rsidR="00CF698C" w:rsidRPr="00E00200" w:rsidRDefault="00CF698C" w:rsidP="00D57F05">
            <w:pPr>
              <w:rPr>
                <w:b/>
              </w:rPr>
            </w:pPr>
            <w:r>
              <w:rPr>
                <w:b/>
              </w:rPr>
              <w:t>Name</w:t>
            </w:r>
          </w:p>
        </w:tc>
        <w:tc>
          <w:tcPr>
            <w:tcW w:w="2916" w:type="pct"/>
            <w:shd w:val="clear" w:color="auto" w:fill="BFBFBF" w:themeFill="background1" w:themeFillShade="BF"/>
          </w:tcPr>
          <w:p w14:paraId="521BAE95" w14:textId="77777777" w:rsidR="00CF698C" w:rsidRPr="00E00200" w:rsidRDefault="00CF698C" w:rsidP="00D57F05">
            <w:pPr>
              <w:rPr>
                <w:b/>
              </w:rPr>
            </w:pPr>
            <w:r>
              <w:rPr>
                <w:b/>
              </w:rPr>
              <w:t>Value</w:t>
            </w:r>
          </w:p>
        </w:tc>
      </w:tr>
      <w:tr w:rsidR="00CF698C" w14:paraId="6884A1A7" w14:textId="77777777" w:rsidTr="00D57F05">
        <w:tc>
          <w:tcPr>
            <w:tcW w:w="2084" w:type="pct"/>
          </w:tcPr>
          <w:p w14:paraId="68157B8F" w14:textId="77777777" w:rsidR="00CF698C" w:rsidRDefault="00CF698C" w:rsidP="00D57F05">
            <w:r>
              <w:t>Process Type</w:t>
            </w:r>
          </w:p>
        </w:tc>
        <w:tc>
          <w:tcPr>
            <w:tcW w:w="2916" w:type="pct"/>
          </w:tcPr>
          <w:p w14:paraId="1B320208" w14:textId="77777777" w:rsidR="00CF698C" w:rsidRDefault="00CF698C" w:rsidP="00D57F05">
            <w:r>
              <w:t>Order Fulfillment</w:t>
            </w:r>
          </w:p>
        </w:tc>
      </w:tr>
      <w:tr w:rsidR="00CF698C" w14:paraId="7EE840F5" w14:textId="77777777" w:rsidTr="00D57F05">
        <w:tc>
          <w:tcPr>
            <w:tcW w:w="2084" w:type="pct"/>
          </w:tcPr>
          <w:p w14:paraId="433A7F13" w14:textId="77777777" w:rsidR="00CF698C" w:rsidRDefault="00CF698C" w:rsidP="00D57F05">
            <w:r>
              <w:t>Service Group</w:t>
            </w:r>
          </w:p>
        </w:tc>
        <w:tc>
          <w:tcPr>
            <w:tcW w:w="2916" w:type="pct"/>
          </w:tcPr>
          <w:p w14:paraId="3629DBF6" w14:textId="1D289F81" w:rsidR="00CF698C" w:rsidRDefault="002F3F87" w:rsidP="00D57F05">
            <w:r>
              <w:t>Payment Processing</w:t>
            </w:r>
          </w:p>
        </w:tc>
      </w:tr>
      <w:tr w:rsidR="00CF698C" w14:paraId="3A611471" w14:textId="77777777" w:rsidTr="00D57F05">
        <w:tc>
          <w:tcPr>
            <w:tcW w:w="2084" w:type="pct"/>
          </w:tcPr>
          <w:p w14:paraId="2F10F9FB" w14:textId="77777777" w:rsidR="00CF698C" w:rsidRDefault="00CF698C" w:rsidP="00D57F05">
            <w:r>
              <w:t>Service Name</w:t>
            </w:r>
          </w:p>
        </w:tc>
        <w:tc>
          <w:tcPr>
            <w:tcW w:w="2916" w:type="pct"/>
          </w:tcPr>
          <w:p w14:paraId="3952D924" w14:textId="5D67F411" w:rsidR="00CF698C" w:rsidRDefault="002F3F87" w:rsidP="00D57F05">
            <w:r>
              <w:t>YCD_ExecuteCollectionOthers</w:t>
            </w:r>
            <w:r w:rsidRPr="00E24AFB">
              <w:t>_Proxy_1.0</w:t>
            </w:r>
          </w:p>
        </w:tc>
      </w:tr>
      <w:tr w:rsidR="00CF698C" w14:paraId="5769689C" w14:textId="77777777" w:rsidTr="00D57F05">
        <w:tc>
          <w:tcPr>
            <w:tcW w:w="2084" w:type="pct"/>
          </w:tcPr>
          <w:p w14:paraId="395A0F23" w14:textId="77777777" w:rsidR="00CF698C" w:rsidRDefault="00CF698C" w:rsidP="00D57F05">
            <w:r>
              <w:t>Service Type</w:t>
            </w:r>
          </w:p>
        </w:tc>
        <w:tc>
          <w:tcPr>
            <w:tcW w:w="2916" w:type="pct"/>
          </w:tcPr>
          <w:p w14:paraId="4F03949F" w14:textId="49E5702D" w:rsidR="00CF698C" w:rsidRDefault="002F3F87" w:rsidP="00D57F05">
            <w:r>
              <w:t>Synchronous</w:t>
            </w:r>
          </w:p>
        </w:tc>
      </w:tr>
    </w:tbl>
    <w:p w14:paraId="4BAAAB57" w14:textId="77777777" w:rsidR="004A39D9" w:rsidRPr="004A39D9" w:rsidRDefault="004A39D9" w:rsidP="004A39D9"/>
    <w:p w14:paraId="7862103C" w14:textId="77777777" w:rsidR="00981A2C" w:rsidRDefault="00981A2C" w:rsidP="006C798B"/>
    <w:p w14:paraId="305E9BAF" w14:textId="77777777" w:rsidR="00981A2C" w:rsidRDefault="00981A2C" w:rsidP="006C798B"/>
    <w:p w14:paraId="63F85EC3" w14:textId="77777777" w:rsidR="00981A2C" w:rsidRDefault="00981A2C" w:rsidP="006C798B"/>
    <w:p w14:paraId="4743802B" w14:textId="77777777" w:rsidR="00981A2C" w:rsidRDefault="00981A2C" w:rsidP="006C798B"/>
    <w:p w14:paraId="27621015" w14:textId="77777777" w:rsidR="00981A2C" w:rsidRDefault="00981A2C" w:rsidP="006C798B"/>
    <w:p w14:paraId="6305A4BE" w14:textId="77777777" w:rsidR="00981A2C" w:rsidRDefault="00981A2C" w:rsidP="006C798B"/>
    <w:p w14:paraId="3796654D" w14:textId="7CC1D356" w:rsidR="006C798B" w:rsidRDefault="00511243" w:rsidP="006C798B">
      <w:r w:rsidRPr="00E24AFB">
        <w:rPr>
          <w:rFonts w:cs="Tahoma"/>
          <w:noProof/>
        </w:rPr>
        <w:drawing>
          <wp:inline distT="0" distB="0" distL="0" distR="0" wp14:anchorId="1E9EBC18" wp14:editId="2C795B61">
            <wp:extent cx="5943600" cy="2774950"/>
            <wp:effectExtent l="152400" t="152400" r="36195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4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579D0" w14:textId="77777777" w:rsidR="00546E1D" w:rsidRDefault="00546E1D" w:rsidP="006C798B"/>
    <w:p w14:paraId="28A5ECE6" w14:textId="271B6175" w:rsidR="00F76D54" w:rsidRDefault="00F76D54" w:rsidP="00F76D54">
      <w:pPr>
        <w:pStyle w:val="Heading3"/>
        <w:numPr>
          <w:ilvl w:val="2"/>
          <w:numId w:val="4"/>
        </w:numPr>
      </w:pPr>
      <w:bookmarkStart w:id="39" w:name="_Toc450752174"/>
      <w:r>
        <w:t>API Component</w:t>
      </w:r>
      <w:bookmarkEnd w:id="39"/>
    </w:p>
    <w:p w14:paraId="607694C7" w14:textId="77777777" w:rsidR="000B6998" w:rsidRPr="000B6998" w:rsidRDefault="000B6998" w:rsidP="000B6998"/>
    <w:p w14:paraId="14BEAB7E" w14:textId="08B4B36A" w:rsidR="00F76D54" w:rsidRPr="004F2378" w:rsidRDefault="00F76D54" w:rsidP="00DA54C6">
      <w:pPr>
        <w:pStyle w:val="Heading4"/>
      </w:pPr>
      <w:r>
        <w:t xml:space="preserve">General </w:t>
      </w:r>
      <w:r w:rsidRPr="001F5F6F">
        <w:t>tab</w:t>
      </w:r>
    </w:p>
    <w:tbl>
      <w:tblPr>
        <w:tblStyle w:val="TableGrid"/>
        <w:tblW w:w="4689" w:type="pct"/>
        <w:tblInd w:w="855" w:type="dxa"/>
        <w:tblLook w:val="04A0" w:firstRow="1" w:lastRow="0" w:firstColumn="1" w:lastColumn="0" w:noHBand="0" w:noVBand="1"/>
      </w:tblPr>
      <w:tblGrid>
        <w:gridCol w:w="3655"/>
        <w:gridCol w:w="5113"/>
      </w:tblGrid>
      <w:tr w:rsidR="00F76D54" w14:paraId="036181D7" w14:textId="77777777" w:rsidTr="00546E1D">
        <w:tc>
          <w:tcPr>
            <w:tcW w:w="2084" w:type="pct"/>
            <w:shd w:val="clear" w:color="auto" w:fill="595959" w:themeFill="text1" w:themeFillTint="A6"/>
          </w:tcPr>
          <w:p w14:paraId="71C5AFC0" w14:textId="77777777" w:rsidR="00F76D54" w:rsidRPr="00546E1D" w:rsidRDefault="00F76D54" w:rsidP="00D57F05">
            <w:pPr>
              <w:rPr>
                <w:rFonts w:cs="Tahoma"/>
                <w:b/>
                <w:color w:val="E6E6E6"/>
              </w:rPr>
            </w:pPr>
            <w:r w:rsidRPr="00546E1D">
              <w:rPr>
                <w:rFonts w:cs="Tahoma"/>
                <w:b/>
                <w:color w:val="E6E6E6"/>
              </w:rPr>
              <w:t>Name</w:t>
            </w:r>
          </w:p>
        </w:tc>
        <w:tc>
          <w:tcPr>
            <w:tcW w:w="2916" w:type="pct"/>
            <w:shd w:val="clear" w:color="auto" w:fill="595959" w:themeFill="text1" w:themeFillTint="A6"/>
          </w:tcPr>
          <w:p w14:paraId="47F454AE" w14:textId="77777777" w:rsidR="00F76D54" w:rsidRPr="00546E1D" w:rsidRDefault="00F76D54" w:rsidP="00D57F05">
            <w:pPr>
              <w:rPr>
                <w:rFonts w:cs="Tahoma"/>
                <w:b/>
                <w:color w:val="E6E6E6"/>
              </w:rPr>
            </w:pPr>
            <w:r w:rsidRPr="00546E1D">
              <w:rPr>
                <w:rFonts w:cs="Tahoma"/>
                <w:b/>
                <w:color w:val="E6E6E6"/>
              </w:rPr>
              <w:t>Value</w:t>
            </w:r>
          </w:p>
        </w:tc>
      </w:tr>
      <w:tr w:rsidR="00F76D54" w14:paraId="33E3C646" w14:textId="77777777" w:rsidTr="00D57F05">
        <w:tc>
          <w:tcPr>
            <w:tcW w:w="2084" w:type="pct"/>
          </w:tcPr>
          <w:p w14:paraId="4EBEB46D" w14:textId="77777777" w:rsidR="00F76D54" w:rsidRDefault="00F76D54" w:rsidP="00D57F05">
            <w:r>
              <w:t>Extended API</w:t>
            </w:r>
          </w:p>
        </w:tc>
        <w:tc>
          <w:tcPr>
            <w:tcW w:w="2916" w:type="pct"/>
          </w:tcPr>
          <w:p w14:paraId="051C9098" w14:textId="77777777" w:rsidR="00F76D54" w:rsidRDefault="00F76D54" w:rsidP="00D57F05">
            <w:r>
              <w:t>Y</w:t>
            </w:r>
          </w:p>
        </w:tc>
      </w:tr>
      <w:tr w:rsidR="00F76D54" w14:paraId="761AC51C" w14:textId="77777777" w:rsidTr="00D57F05">
        <w:tc>
          <w:tcPr>
            <w:tcW w:w="2084" w:type="pct"/>
          </w:tcPr>
          <w:p w14:paraId="443A47F7" w14:textId="77777777" w:rsidR="00F76D54" w:rsidRDefault="00F76D54" w:rsidP="00D57F05">
            <w:r>
              <w:t>API Name</w:t>
            </w:r>
          </w:p>
        </w:tc>
        <w:tc>
          <w:tcPr>
            <w:tcW w:w="2916" w:type="pct"/>
          </w:tcPr>
          <w:p w14:paraId="0AE7B516" w14:textId="450F3996" w:rsidR="00F76D54" w:rsidRDefault="00F76D54" w:rsidP="00D57F05">
            <w:proofErr w:type="spellStart"/>
            <w:r>
              <w:t>ProxyExecuteCollectionOthers</w:t>
            </w:r>
            <w:proofErr w:type="spellEnd"/>
          </w:p>
        </w:tc>
      </w:tr>
      <w:tr w:rsidR="00F76D54" w14:paraId="1A742A98" w14:textId="77777777" w:rsidTr="00D57F05">
        <w:tc>
          <w:tcPr>
            <w:tcW w:w="2084" w:type="pct"/>
          </w:tcPr>
          <w:p w14:paraId="7C08C53E" w14:textId="77777777" w:rsidR="00F76D54" w:rsidRDefault="00F76D54" w:rsidP="00D57F05">
            <w:r>
              <w:t>Class Name</w:t>
            </w:r>
          </w:p>
        </w:tc>
        <w:tc>
          <w:tcPr>
            <w:tcW w:w="2916" w:type="pct"/>
          </w:tcPr>
          <w:p w14:paraId="7783E850" w14:textId="56F9248E" w:rsidR="00F76D54" w:rsidRDefault="00F76D54" w:rsidP="00D57F05">
            <w:r w:rsidRPr="00F76D54">
              <w:t>com.fanatics.sterling.ue.FANCollectionOthersImpl</w:t>
            </w:r>
          </w:p>
        </w:tc>
      </w:tr>
      <w:tr w:rsidR="00F76D54" w14:paraId="4FC297C9" w14:textId="77777777" w:rsidTr="00D57F05">
        <w:tc>
          <w:tcPr>
            <w:tcW w:w="2084" w:type="pct"/>
          </w:tcPr>
          <w:p w14:paraId="7592C17D" w14:textId="77777777" w:rsidR="00F76D54" w:rsidRDefault="00F76D54" w:rsidP="00D57F05">
            <w:r>
              <w:t>Method Name</w:t>
            </w:r>
          </w:p>
        </w:tc>
        <w:tc>
          <w:tcPr>
            <w:tcW w:w="2916" w:type="pct"/>
          </w:tcPr>
          <w:p w14:paraId="1A15C210" w14:textId="620428EA" w:rsidR="00F76D54" w:rsidRDefault="00F76D54" w:rsidP="00D57F05">
            <w:r>
              <w:t>invoke</w:t>
            </w:r>
          </w:p>
        </w:tc>
      </w:tr>
    </w:tbl>
    <w:p w14:paraId="20CF5515" w14:textId="77777777" w:rsidR="00546E1D" w:rsidRDefault="00546E1D" w:rsidP="004A39D9">
      <w:pPr>
        <w:ind w:firstLine="720"/>
        <w:rPr>
          <w:rFonts w:cs="Tahoma"/>
        </w:rPr>
      </w:pPr>
    </w:p>
    <w:p w14:paraId="3D3D8B51" w14:textId="4A90F84E" w:rsidR="00546E1D" w:rsidRPr="002B33D0" w:rsidRDefault="002B33D0" w:rsidP="00DA54C6">
      <w:pPr>
        <w:pStyle w:val="Heading4"/>
      </w:pPr>
      <w:r w:rsidRPr="002B33D0">
        <w:t>Arguments tab</w:t>
      </w:r>
    </w:p>
    <w:tbl>
      <w:tblPr>
        <w:tblW w:w="8730"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210"/>
      </w:tblGrid>
      <w:tr w:rsidR="00FA1531" w:rsidRPr="00FC1B11" w14:paraId="56323C0D" w14:textId="77777777" w:rsidTr="00546E1D">
        <w:tc>
          <w:tcPr>
            <w:tcW w:w="2520" w:type="dxa"/>
            <w:shd w:val="clear" w:color="auto" w:fill="595959"/>
          </w:tcPr>
          <w:p w14:paraId="251E3A23" w14:textId="77777777" w:rsidR="00FA1531" w:rsidRPr="00FC1B11" w:rsidRDefault="00FA1531" w:rsidP="00D955D3">
            <w:pPr>
              <w:rPr>
                <w:rFonts w:cs="Tahoma"/>
                <w:b/>
                <w:color w:val="E6E6E6"/>
              </w:rPr>
            </w:pPr>
            <w:r w:rsidRPr="00FC1B11">
              <w:rPr>
                <w:rFonts w:cs="Tahoma"/>
                <w:b/>
                <w:color w:val="E6E6E6"/>
              </w:rPr>
              <w:t>Name</w:t>
            </w:r>
          </w:p>
        </w:tc>
        <w:tc>
          <w:tcPr>
            <w:tcW w:w="6210" w:type="dxa"/>
            <w:shd w:val="clear" w:color="auto" w:fill="595959"/>
          </w:tcPr>
          <w:p w14:paraId="13A90505" w14:textId="77777777" w:rsidR="00FA1531" w:rsidRPr="00FC1B11" w:rsidRDefault="00FA1531" w:rsidP="00D955D3">
            <w:pPr>
              <w:rPr>
                <w:rFonts w:cs="Tahoma"/>
                <w:b/>
                <w:color w:val="E6E6E6"/>
              </w:rPr>
            </w:pPr>
            <w:r w:rsidRPr="00FC1B11">
              <w:rPr>
                <w:rFonts w:cs="Tahoma"/>
                <w:b/>
                <w:color w:val="E6E6E6"/>
              </w:rPr>
              <w:t>Value</w:t>
            </w:r>
          </w:p>
        </w:tc>
      </w:tr>
      <w:tr w:rsidR="00FA1531" w:rsidRPr="00FC1B11" w14:paraId="2D89B2C3" w14:textId="77777777" w:rsidTr="00546E1D">
        <w:tc>
          <w:tcPr>
            <w:tcW w:w="2520" w:type="dxa"/>
          </w:tcPr>
          <w:p w14:paraId="60369124" w14:textId="5C3C8353" w:rsidR="00FA1531" w:rsidRPr="00FC1B11" w:rsidRDefault="00D819E2" w:rsidP="00D955D3">
            <w:pPr>
              <w:rPr>
                <w:rFonts w:cs="Tahoma"/>
              </w:rPr>
            </w:pPr>
            <w:r>
              <w:rPr>
                <w:rFonts w:cs="Tahoma"/>
              </w:rPr>
              <w:t>Service Name</w:t>
            </w:r>
          </w:p>
        </w:tc>
        <w:tc>
          <w:tcPr>
            <w:tcW w:w="6210" w:type="dxa"/>
          </w:tcPr>
          <w:p w14:paraId="286B0ACA" w14:textId="77777777" w:rsidR="00FA1531" w:rsidRPr="00FC1B11" w:rsidRDefault="00FA1531" w:rsidP="00D955D3">
            <w:pPr>
              <w:rPr>
                <w:rFonts w:cs="Tahoma"/>
              </w:rPr>
            </w:pPr>
            <w:r w:rsidRPr="00E24AFB">
              <w:t>Fana</w:t>
            </w:r>
            <w:r>
              <w:t>ticsSettlementInvocationService</w:t>
            </w:r>
          </w:p>
        </w:tc>
      </w:tr>
    </w:tbl>
    <w:p w14:paraId="51377066" w14:textId="7C486975" w:rsidR="006C798B" w:rsidRDefault="006C798B" w:rsidP="006C798B">
      <w:pPr>
        <w:pStyle w:val="Heading2"/>
      </w:pPr>
      <w:bookmarkStart w:id="40" w:name="_Toc450752175"/>
      <w:r>
        <w:lastRenderedPageBreak/>
        <w:t>Service: ‘</w:t>
      </w:r>
      <w:r w:rsidRPr="00E24AFB">
        <w:t>Fana</w:t>
      </w:r>
      <w:r>
        <w:t>ticsSettlementInvocationService’</w:t>
      </w:r>
      <w:bookmarkEnd w:id="40"/>
    </w:p>
    <w:p w14:paraId="67BADB78" w14:textId="557ABE53" w:rsidR="00747113" w:rsidRPr="00D6309D" w:rsidRDefault="00747113" w:rsidP="00A0205D">
      <w:pPr>
        <w:ind w:left="180"/>
        <w:rPr>
          <w:rFonts w:cs="Tahoma"/>
        </w:rPr>
      </w:pPr>
      <w:r w:rsidRPr="00D6309D">
        <w:rPr>
          <w:rFonts w:cs="Tahoma"/>
        </w:rPr>
        <w:t xml:space="preserve">The table below provides information on where to look for the Sterling service configuration for this </w:t>
      </w:r>
      <w:r>
        <w:rPr>
          <w:rFonts w:cs="Tahoma"/>
        </w:rPr>
        <w:t>service:</w:t>
      </w:r>
    </w:p>
    <w:p w14:paraId="06828A5A" w14:textId="77777777" w:rsidR="00747113" w:rsidRPr="00D6309D" w:rsidRDefault="00747113" w:rsidP="00747113">
      <w:pPr>
        <w:rPr>
          <w:rFonts w:cs="Tahoma"/>
        </w:rPr>
      </w:pPr>
    </w:p>
    <w:tbl>
      <w:tblPr>
        <w:tblStyle w:val="TableGrid"/>
        <w:tblW w:w="4689" w:type="pct"/>
        <w:tblInd w:w="607" w:type="dxa"/>
        <w:tblLook w:val="04A0" w:firstRow="1" w:lastRow="0" w:firstColumn="1" w:lastColumn="0" w:noHBand="0" w:noVBand="1"/>
      </w:tblPr>
      <w:tblGrid>
        <w:gridCol w:w="3655"/>
        <w:gridCol w:w="5113"/>
      </w:tblGrid>
      <w:tr w:rsidR="00747113" w:rsidRPr="00D6309D" w14:paraId="5583705E" w14:textId="77777777" w:rsidTr="00A0205D">
        <w:tc>
          <w:tcPr>
            <w:tcW w:w="2084" w:type="pct"/>
            <w:shd w:val="clear" w:color="auto" w:fill="BFBFBF" w:themeFill="background1" w:themeFillShade="BF"/>
          </w:tcPr>
          <w:p w14:paraId="5902468E" w14:textId="77777777" w:rsidR="00747113" w:rsidRPr="00D6309D" w:rsidRDefault="00747113" w:rsidP="00D955D3">
            <w:pPr>
              <w:rPr>
                <w:rFonts w:cs="Tahoma"/>
                <w:b/>
              </w:rPr>
            </w:pPr>
            <w:r w:rsidRPr="00D6309D">
              <w:rPr>
                <w:rFonts w:cs="Tahoma"/>
                <w:b/>
              </w:rPr>
              <w:t>Name</w:t>
            </w:r>
          </w:p>
        </w:tc>
        <w:tc>
          <w:tcPr>
            <w:tcW w:w="2916" w:type="pct"/>
            <w:shd w:val="clear" w:color="auto" w:fill="BFBFBF" w:themeFill="background1" w:themeFillShade="BF"/>
          </w:tcPr>
          <w:p w14:paraId="4759A7B4" w14:textId="77777777" w:rsidR="00747113" w:rsidRPr="00D6309D" w:rsidRDefault="00747113" w:rsidP="00D955D3">
            <w:pPr>
              <w:rPr>
                <w:rFonts w:cs="Tahoma"/>
                <w:b/>
              </w:rPr>
            </w:pPr>
            <w:r w:rsidRPr="00D6309D">
              <w:rPr>
                <w:rFonts w:cs="Tahoma"/>
                <w:b/>
              </w:rPr>
              <w:t>Value</w:t>
            </w:r>
          </w:p>
        </w:tc>
      </w:tr>
      <w:tr w:rsidR="00747113" w:rsidRPr="00D6309D" w14:paraId="28D7D53E" w14:textId="77777777" w:rsidTr="00A0205D">
        <w:tc>
          <w:tcPr>
            <w:tcW w:w="2084" w:type="pct"/>
          </w:tcPr>
          <w:p w14:paraId="2E7AA708" w14:textId="77777777" w:rsidR="00747113" w:rsidRPr="00D6309D" w:rsidRDefault="00747113" w:rsidP="00D955D3">
            <w:pPr>
              <w:rPr>
                <w:rFonts w:cs="Tahoma"/>
              </w:rPr>
            </w:pPr>
            <w:r w:rsidRPr="00D6309D">
              <w:rPr>
                <w:rFonts w:cs="Tahoma"/>
              </w:rPr>
              <w:t>Process Type</w:t>
            </w:r>
          </w:p>
        </w:tc>
        <w:tc>
          <w:tcPr>
            <w:tcW w:w="2916" w:type="pct"/>
          </w:tcPr>
          <w:p w14:paraId="3266B26D" w14:textId="77777777" w:rsidR="00747113" w:rsidRPr="00D6309D" w:rsidRDefault="00747113" w:rsidP="00D955D3">
            <w:pPr>
              <w:rPr>
                <w:rFonts w:cs="Tahoma"/>
              </w:rPr>
            </w:pPr>
            <w:r w:rsidRPr="00D6309D">
              <w:rPr>
                <w:rFonts w:cs="Tahoma"/>
              </w:rPr>
              <w:t>Order Fulfillment</w:t>
            </w:r>
          </w:p>
        </w:tc>
      </w:tr>
      <w:tr w:rsidR="00747113" w:rsidRPr="00D6309D" w14:paraId="02E26F83" w14:textId="77777777" w:rsidTr="00A0205D">
        <w:tc>
          <w:tcPr>
            <w:tcW w:w="2084" w:type="pct"/>
          </w:tcPr>
          <w:p w14:paraId="7B1C7699" w14:textId="77777777" w:rsidR="00747113" w:rsidRPr="00D6309D" w:rsidRDefault="00747113" w:rsidP="00D955D3">
            <w:pPr>
              <w:rPr>
                <w:rFonts w:cs="Tahoma"/>
              </w:rPr>
            </w:pPr>
            <w:r w:rsidRPr="00D6309D">
              <w:rPr>
                <w:rFonts w:cs="Tahoma"/>
              </w:rPr>
              <w:t>Service Group</w:t>
            </w:r>
          </w:p>
        </w:tc>
        <w:tc>
          <w:tcPr>
            <w:tcW w:w="2916" w:type="pct"/>
          </w:tcPr>
          <w:p w14:paraId="0DFECBF0" w14:textId="642B23D1" w:rsidR="00747113" w:rsidRPr="00D6309D" w:rsidRDefault="00747113" w:rsidP="00D955D3">
            <w:pPr>
              <w:rPr>
                <w:rFonts w:cs="Tahoma"/>
              </w:rPr>
            </w:pPr>
            <w:r>
              <w:rPr>
                <w:rFonts w:cs="Tahoma"/>
              </w:rPr>
              <w:t>Fanatics Services</w:t>
            </w:r>
          </w:p>
        </w:tc>
      </w:tr>
      <w:tr w:rsidR="00747113" w:rsidRPr="00D6309D" w14:paraId="5784A2BD" w14:textId="77777777" w:rsidTr="00A0205D">
        <w:tc>
          <w:tcPr>
            <w:tcW w:w="2084" w:type="pct"/>
          </w:tcPr>
          <w:p w14:paraId="43DCA658" w14:textId="77777777" w:rsidR="00747113" w:rsidRPr="00D6309D" w:rsidRDefault="00747113" w:rsidP="00D955D3">
            <w:pPr>
              <w:rPr>
                <w:rFonts w:cs="Tahoma"/>
              </w:rPr>
            </w:pPr>
            <w:r w:rsidRPr="00D6309D">
              <w:rPr>
                <w:rFonts w:cs="Tahoma"/>
              </w:rPr>
              <w:t>Service Name</w:t>
            </w:r>
          </w:p>
        </w:tc>
        <w:tc>
          <w:tcPr>
            <w:tcW w:w="2916" w:type="pct"/>
          </w:tcPr>
          <w:p w14:paraId="02E648D4" w14:textId="6A24C313" w:rsidR="00747113" w:rsidRPr="00D6309D" w:rsidRDefault="00747113" w:rsidP="00D955D3">
            <w:pPr>
              <w:rPr>
                <w:rFonts w:cs="Tahoma"/>
              </w:rPr>
            </w:pPr>
            <w:r w:rsidRPr="00E24AFB">
              <w:t>Fana</w:t>
            </w:r>
            <w:r>
              <w:t>ticsSettlementInvocationService</w:t>
            </w:r>
          </w:p>
        </w:tc>
      </w:tr>
      <w:tr w:rsidR="00747113" w:rsidRPr="00D6309D" w14:paraId="3F64AC71" w14:textId="77777777" w:rsidTr="00A0205D">
        <w:tc>
          <w:tcPr>
            <w:tcW w:w="2084" w:type="pct"/>
          </w:tcPr>
          <w:p w14:paraId="16640F92" w14:textId="77777777" w:rsidR="00747113" w:rsidRPr="00D6309D" w:rsidRDefault="00747113" w:rsidP="00D955D3">
            <w:pPr>
              <w:rPr>
                <w:rFonts w:cs="Tahoma"/>
              </w:rPr>
            </w:pPr>
            <w:r w:rsidRPr="00D6309D">
              <w:rPr>
                <w:rFonts w:cs="Tahoma"/>
              </w:rPr>
              <w:t>Service Type</w:t>
            </w:r>
          </w:p>
        </w:tc>
        <w:tc>
          <w:tcPr>
            <w:tcW w:w="2916" w:type="pct"/>
          </w:tcPr>
          <w:p w14:paraId="17B61587" w14:textId="179DD039" w:rsidR="00747113" w:rsidRPr="00D6309D" w:rsidRDefault="00747113" w:rsidP="00D955D3">
            <w:pPr>
              <w:rPr>
                <w:rFonts w:cs="Tahoma"/>
              </w:rPr>
            </w:pPr>
            <w:r>
              <w:rPr>
                <w:rFonts w:cs="Tahoma"/>
              </w:rPr>
              <w:t>S</w:t>
            </w:r>
            <w:r w:rsidRPr="00D6309D">
              <w:rPr>
                <w:rFonts w:cs="Tahoma"/>
              </w:rPr>
              <w:t>ynchronous</w:t>
            </w:r>
          </w:p>
        </w:tc>
      </w:tr>
    </w:tbl>
    <w:p w14:paraId="0102A578" w14:textId="76D38F79" w:rsidR="001D0522" w:rsidRDefault="001D0522" w:rsidP="001D0522"/>
    <w:p w14:paraId="2D3408DF" w14:textId="5F0DEA88" w:rsidR="001D0522" w:rsidRPr="001D0522" w:rsidRDefault="001D0522" w:rsidP="001D0522">
      <w:pPr>
        <w:ind w:left="180"/>
      </w:pPr>
      <w:r w:rsidRPr="001D0522">
        <w:rPr>
          <w:noProof/>
        </w:rPr>
        <w:drawing>
          <wp:inline distT="0" distB="0" distL="0" distR="0" wp14:anchorId="33EB4D35" wp14:editId="02A58EB7">
            <wp:extent cx="5943600" cy="3549650"/>
            <wp:effectExtent l="152400" t="152400" r="361950" b="3556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9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B30B1" w14:textId="47B6E4F5" w:rsidR="00AB3ED9" w:rsidRDefault="00AB3ED9" w:rsidP="00AB3ED9">
      <w:pPr>
        <w:rPr>
          <w:rFonts w:cs="Tahoma"/>
        </w:rPr>
      </w:pPr>
    </w:p>
    <w:p w14:paraId="4E7A5A47" w14:textId="31CD8DB6" w:rsidR="00AC1D66" w:rsidRPr="00AC1D66" w:rsidRDefault="00AC1D66" w:rsidP="00AB3ED9">
      <w:pPr>
        <w:rPr>
          <w:rFonts w:cs="Tahoma"/>
          <w:b/>
        </w:rPr>
      </w:pPr>
      <w:r>
        <w:rPr>
          <w:noProof/>
        </w:rPr>
        <w:lastRenderedPageBreak/>
        <w:drawing>
          <wp:inline distT="0" distB="0" distL="0" distR="0" wp14:anchorId="35C25AAE" wp14:editId="38ECEB70">
            <wp:extent cx="5943600" cy="1427480"/>
            <wp:effectExtent l="152400" t="152400" r="361950" b="3632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7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BB0DC" w14:textId="3DF6C5BB" w:rsidR="003812AE" w:rsidRDefault="003812AE" w:rsidP="007E62E5">
      <w:pPr>
        <w:pStyle w:val="Heading3"/>
        <w:numPr>
          <w:ilvl w:val="2"/>
          <w:numId w:val="4"/>
        </w:numPr>
      </w:pPr>
      <w:bookmarkStart w:id="41" w:name="_Toc446680164"/>
      <w:bookmarkStart w:id="42" w:name="_Toc447666018"/>
      <w:bookmarkStart w:id="43" w:name="_Toc450752176"/>
      <w:bookmarkEnd w:id="30"/>
      <w:r>
        <w:t>REST call Util</w:t>
      </w:r>
      <w:r w:rsidR="00040F68">
        <w:t>ity</w:t>
      </w:r>
      <w:r>
        <w:t xml:space="preserve"> API Component</w:t>
      </w:r>
      <w:bookmarkEnd w:id="41"/>
      <w:bookmarkEnd w:id="42"/>
      <w:bookmarkEnd w:id="43"/>
    </w:p>
    <w:p w14:paraId="537CE6B3" w14:textId="277AA24E" w:rsidR="003812AE" w:rsidRDefault="003812AE" w:rsidP="003812AE">
      <w:pPr>
        <w:ind w:left="810"/>
      </w:pPr>
      <w:r>
        <w:t xml:space="preserve">The first component in the </w:t>
      </w:r>
      <w:r w:rsidRPr="00E24AFB">
        <w:t>Fana</w:t>
      </w:r>
      <w:r>
        <w:t>ticsSettlementInvocationService is the custom API utility that invokes the REST call.</w:t>
      </w:r>
    </w:p>
    <w:p w14:paraId="79AB47C0" w14:textId="77777777" w:rsidR="003812AE" w:rsidRDefault="003812AE" w:rsidP="003812AE">
      <w:pPr>
        <w:ind w:left="90" w:firstLine="720"/>
      </w:pPr>
    </w:p>
    <w:p w14:paraId="3AEC9214" w14:textId="77777777" w:rsidR="003812AE" w:rsidRPr="004F2378" w:rsidRDefault="003812AE" w:rsidP="00D42919">
      <w:pPr>
        <w:pStyle w:val="Heading4"/>
      </w:pPr>
      <w:r>
        <w:t xml:space="preserve">General </w:t>
      </w:r>
      <w:r w:rsidRPr="001F5F6F">
        <w:t>tab</w:t>
      </w:r>
    </w:p>
    <w:tbl>
      <w:tblPr>
        <w:tblStyle w:val="TableGrid"/>
        <w:tblW w:w="4689" w:type="pct"/>
        <w:tblInd w:w="855" w:type="dxa"/>
        <w:tblLook w:val="04A0" w:firstRow="1" w:lastRow="0" w:firstColumn="1" w:lastColumn="0" w:noHBand="0" w:noVBand="1"/>
      </w:tblPr>
      <w:tblGrid>
        <w:gridCol w:w="3655"/>
        <w:gridCol w:w="5113"/>
      </w:tblGrid>
      <w:tr w:rsidR="003812AE" w14:paraId="452C3730" w14:textId="77777777" w:rsidTr="00D955D3">
        <w:tc>
          <w:tcPr>
            <w:tcW w:w="2084" w:type="pct"/>
            <w:shd w:val="clear" w:color="auto" w:fill="BFBFBF" w:themeFill="background1" w:themeFillShade="BF"/>
          </w:tcPr>
          <w:p w14:paraId="20ACD086" w14:textId="77777777" w:rsidR="003812AE" w:rsidRPr="00E00200" w:rsidRDefault="003812AE" w:rsidP="00D955D3">
            <w:pPr>
              <w:rPr>
                <w:b/>
              </w:rPr>
            </w:pPr>
            <w:r>
              <w:rPr>
                <w:b/>
              </w:rPr>
              <w:t>Name</w:t>
            </w:r>
          </w:p>
        </w:tc>
        <w:tc>
          <w:tcPr>
            <w:tcW w:w="2916" w:type="pct"/>
            <w:shd w:val="clear" w:color="auto" w:fill="BFBFBF" w:themeFill="background1" w:themeFillShade="BF"/>
          </w:tcPr>
          <w:p w14:paraId="20C8748E" w14:textId="77777777" w:rsidR="003812AE" w:rsidRPr="00E00200" w:rsidRDefault="003812AE" w:rsidP="00D955D3">
            <w:pPr>
              <w:rPr>
                <w:b/>
              </w:rPr>
            </w:pPr>
            <w:r>
              <w:rPr>
                <w:b/>
              </w:rPr>
              <w:t>Value</w:t>
            </w:r>
          </w:p>
        </w:tc>
      </w:tr>
      <w:tr w:rsidR="003812AE" w14:paraId="287B3835" w14:textId="77777777" w:rsidTr="00D955D3">
        <w:tc>
          <w:tcPr>
            <w:tcW w:w="2084" w:type="pct"/>
          </w:tcPr>
          <w:p w14:paraId="4C4E10D7" w14:textId="77777777" w:rsidR="003812AE" w:rsidRDefault="003812AE" w:rsidP="00D955D3">
            <w:r>
              <w:t>Extended API</w:t>
            </w:r>
          </w:p>
        </w:tc>
        <w:tc>
          <w:tcPr>
            <w:tcW w:w="2916" w:type="pct"/>
          </w:tcPr>
          <w:p w14:paraId="69E8F13A" w14:textId="77777777" w:rsidR="003812AE" w:rsidRDefault="003812AE" w:rsidP="00D955D3">
            <w:r>
              <w:t>Y</w:t>
            </w:r>
          </w:p>
        </w:tc>
      </w:tr>
      <w:tr w:rsidR="003812AE" w14:paraId="79C8C28A" w14:textId="77777777" w:rsidTr="00D955D3">
        <w:tc>
          <w:tcPr>
            <w:tcW w:w="2084" w:type="pct"/>
          </w:tcPr>
          <w:p w14:paraId="1A27FF94" w14:textId="77777777" w:rsidR="003812AE" w:rsidRDefault="003812AE" w:rsidP="00D955D3">
            <w:r>
              <w:t>API Name</w:t>
            </w:r>
          </w:p>
        </w:tc>
        <w:tc>
          <w:tcPr>
            <w:tcW w:w="2916" w:type="pct"/>
          </w:tcPr>
          <w:p w14:paraId="0B849EB2" w14:textId="6D27CE94" w:rsidR="003812AE" w:rsidRDefault="003812AE" w:rsidP="00D955D3">
            <w:r>
              <w:t>invokeREST</w:t>
            </w:r>
          </w:p>
        </w:tc>
      </w:tr>
      <w:tr w:rsidR="003812AE" w14:paraId="7347F04F" w14:textId="77777777" w:rsidTr="00D955D3">
        <w:tc>
          <w:tcPr>
            <w:tcW w:w="2084" w:type="pct"/>
          </w:tcPr>
          <w:p w14:paraId="25DC2AF6" w14:textId="77777777" w:rsidR="003812AE" w:rsidRDefault="003812AE" w:rsidP="00D955D3">
            <w:r>
              <w:t>Class Name</w:t>
            </w:r>
          </w:p>
        </w:tc>
        <w:tc>
          <w:tcPr>
            <w:tcW w:w="2916" w:type="pct"/>
          </w:tcPr>
          <w:p w14:paraId="0A68D88B" w14:textId="6AF33B8F" w:rsidR="003812AE" w:rsidRDefault="003812AE" w:rsidP="00D955D3">
            <w:proofErr w:type="spellStart"/>
            <w:r w:rsidRPr="003812AE">
              <w:t>com.fanatics.sterling.util.FanaticsInvokeRESTUtil</w:t>
            </w:r>
            <w:proofErr w:type="spellEnd"/>
          </w:p>
        </w:tc>
      </w:tr>
      <w:tr w:rsidR="003812AE" w14:paraId="4B8028F5" w14:textId="77777777" w:rsidTr="00D955D3">
        <w:tc>
          <w:tcPr>
            <w:tcW w:w="2084" w:type="pct"/>
          </w:tcPr>
          <w:p w14:paraId="29DB0029" w14:textId="77777777" w:rsidR="003812AE" w:rsidRDefault="003812AE" w:rsidP="00D955D3">
            <w:r>
              <w:t>Method Name</w:t>
            </w:r>
          </w:p>
        </w:tc>
        <w:tc>
          <w:tcPr>
            <w:tcW w:w="2916" w:type="pct"/>
          </w:tcPr>
          <w:p w14:paraId="51A1E94E" w14:textId="1F90E5F9" w:rsidR="003812AE" w:rsidRDefault="003812AE" w:rsidP="00D955D3">
            <w:r>
              <w:t>invokeREST</w:t>
            </w:r>
          </w:p>
        </w:tc>
      </w:tr>
    </w:tbl>
    <w:p w14:paraId="33224E66" w14:textId="0E3CE772" w:rsidR="00713A34" w:rsidRDefault="00713A34" w:rsidP="00713A34">
      <w:pPr>
        <w:rPr>
          <w:rFonts w:cs="Tahoma"/>
        </w:rPr>
      </w:pPr>
    </w:p>
    <w:p w14:paraId="10E920A6" w14:textId="44D4EC41" w:rsidR="00AC1D66" w:rsidRPr="004F2378" w:rsidRDefault="00AC1D66" w:rsidP="00D42919">
      <w:pPr>
        <w:pStyle w:val="Heading4"/>
      </w:pPr>
      <w:r>
        <w:t xml:space="preserve">  Arguments </w:t>
      </w:r>
      <w:r w:rsidRPr="001F5F6F">
        <w:t>tab</w:t>
      </w:r>
    </w:p>
    <w:tbl>
      <w:tblPr>
        <w:tblStyle w:val="TableGrid"/>
        <w:tblW w:w="4689" w:type="pct"/>
        <w:tblInd w:w="855" w:type="dxa"/>
        <w:tblLook w:val="04A0" w:firstRow="1" w:lastRow="0" w:firstColumn="1" w:lastColumn="0" w:noHBand="0" w:noVBand="1"/>
      </w:tblPr>
      <w:tblGrid>
        <w:gridCol w:w="3655"/>
        <w:gridCol w:w="5113"/>
      </w:tblGrid>
      <w:tr w:rsidR="00AC1D66" w14:paraId="3C3A39EB" w14:textId="77777777" w:rsidTr="00D955D3">
        <w:tc>
          <w:tcPr>
            <w:tcW w:w="2084" w:type="pct"/>
            <w:shd w:val="clear" w:color="auto" w:fill="BFBFBF" w:themeFill="background1" w:themeFillShade="BF"/>
          </w:tcPr>
          <w:p w14:paraId="5A964BC2" w14:textId="77777777" w:rsidR="00AC1D66" w:rsidRPr="00E00200" w:rsidRDefault="00AC1D66" w:rsidP="00D955D3">
            <w:pPr>
              <w:rPr>
                <w:b/>
              </w:rPr>
            </w:pPr>
            <w:r>
              <w:rPr>
                <w:b/>
              </w:rPr>
              <w:t>Name</w:t>
            </w:r>
          </w:p>
        </w:tc>
        <w:tc>
          <w:tcPr>
            <w:tcW w:w="2916" w:type="pct"/>
            <w:shd w:val="clear" w:color="auto" w:fill="BFBFBF" w:themeFill="background1" w:themeFillShade="BF"/>
          </w:tcPr>
          <w:p w14:paraId="52E527F1" w14:textId="77777777" w:rsidR="00AC1D66" w:rsidRPr="00E00200" w:rsidRDefault="00AC1D66" w:rsidP="00D955D3">
            <w:pPr>
              <w:rPr>
                <w:b/>
              </w:rPr>
            </w:pPr>
            <w:r>
              <w:rPr>
                <w:b/>
              </w:rPr>
              <w:t>Value</w:t>
            </w:r>
          </w:p>
        </w:tc>
      </w:tr>
      <w:tr w:rsidR="00AC1D66" w14:paraId="0234673A" w14:textId="77777777" w:rsidTr="00D955D3">
        <w:tc>
          <w:tcPr>
            <w:tcW w:w="2084" w:type="pct"/>
          </w:tcPr>
          <w:p w14:paraId="20CCBF65" w14:textId="7060D0DE" w:rsidR="00AC1D66" w:rsidRDefault="00AC1D66" w:rsidP="00D955D3">
            <w:proofErr w:type="spellStart"/>
            <w:r>
              <w:t>baseUrl</w:t>
            </w:r>
            <w:proofErr w:type="spellEnd"/>
          </w:p>
        </w:tc>
        <w:tc>
          <w:tcPr>
            <w:tcW w:w="2916" w:type="pct"/>
          </w:tcPr>
          <w:p w14:paraId="69D7430E" w14:textId="0DFF33CF" w:rsidR="00AC1D66" w:rsidRDefault="002147FB" w:rsidP="00D955D3">
            <w:r>
              <w:t>TBD</w:t>
            </w:r>
          </w:p>
        </w:tc>
      </w:tr>
      <w:tr w:rsidR="00AC1D66" w14:paraId="4ED96B83" w14:textId="77777777" w:rsidTr="00D955D3">
        <w:tc>
          <w:tcPr>
            <w:tcW w:w="2084" w:type="pct"/>
          </w:tcPr>
          <w:p w14:paraId="2F68C834" w14:textId="3CD70013" w:rsidR="00AC1D66" w:rsidRDefault="00AC1D66" w:rsidP="00D955D3">
            <w:r>
              <w:t>path</w:t>
            </w:r>
          </w:p>
        </w:tc>
        <w:tc>
          <w:tcPr>
            <w:tcW w:w="2916" w:type="pct"/>
          </w:tcPr>
          <w:p w14:paraId="61D54C35" w14:textId="748857E4" w:rsidR="00AC1D66" w:rsidRDefault="002147FB" w:rsidP="00D955D3">
            <w:r>
              <w:t>TBD</w:t>
            </w:r>
          </w:p>
        </w:tc>
      </w:tr>
      <w:tr w:rsidR="00AC1D66" w14:paraId="14557B09" w14:textId="77777777" w:rsidTr="00D955D3">
        <w:tc>
          <w:tcPr>
            <w:tcW w:w="2084" w:type="pct"/>
          </w:tcPr>
          <w:p w14:paraId="05FE6DC4" w14:textId="2CD74FDF" w:rsidR="00AC1D66" w:rsidRDefault="00AC1D66" w:rsidP="00D955D3">
            <w:proofErr w:type="spellStart"/>
            <w:r>
              <w:t>authType</w:t>
            </w:r>
            <w:proofErr w:type="spellEnd"/>
          </w:p>
        </w:tc>
        <w:tc>
          <w:tcPr>
            <w:tcW w:w="2916" w:type="pct"/>
          </w:tcPr>
          <w:p w14:paraId="0CC59E45" w14:textId="6A782A5C" w:rsidR="00AC1D66" w:rsidRDefault="002147FB" w:rsidP="00D955D3">
            <w:r>
              <w:t>Basic</w:t>
            </w:r>
          </w:p>
        </w:tc>
      </w:tr>
      <w:tr w:rsidR="00AC1D66" w14:paraId="1011E2B5" w14:textId="77777777" w:rsidTr="00D955D3">
        <w:tc>
          <w:tcPr>
            <w:tcW w:w="2084" w:type="pct"/>
          </w:tcPr>
          <w:p w14:paraId="2E5DC410" w14:textId="67F9E8E9" w:rsidR="00AC1D66" w:rsidRDefault="00AC1D66" w:rsidP="00D955D3">
            <w:r w:rsidRPr="00AC1D66">
              <w:t>Content-Type</w:t>
            </w:r>
          </w:p>
        </w:tc>
        <w:tc>
          <w:tcPr>
            <w:tcW w:w="2916" w:type="pct"/>
          </w:tcPr>
          <w:p w14:paraId="5E3771B4" w14:textId="1CBC7ADD" w:rsidR="00AC1D66" w:rsidRDefault="002147FB" w:rsidP="00D955D3">
            <w:r w:rsidRPr="002147FB">
              <w:t>application/xml</w:t>
            </w:r>
          </w:p>
        </w:tc>
      </w:tr>
      <w:tr w:rsidR="00AC1D66" w14:paraId="4A637FCA" w14:textId="77777777" w:rsidTr="00D955D3">
        <w:tc>
          <w:tcPr>
            <w:tcW w:w="2084" w:type="pct"/>
          </w:tcPr>
          <w:p w14:paraId="52A823C0" w14:textId="0C85B651" w:rsidR="00AC1D66" w:rsidRDefault="00AC1D66" w:rsidP="00D955D3">
            <w:r>
              <w:t>Accept</w:t>
            </w:r>
          </w:p>
        </w:tc>
        <w:tc>
          <w:tcPr>
            <w:tcW w:w="2916" w:type="pct"/>
          </w:tcPr>
          <w:p w14:paraId="17704DC0" w14:textId="37177D38" w:rsidR="00AC1D66" w:rsidRDefault="002147FB" w:rsidP="00D955D3">
            <w:r w:rsidRPr="002147FB">
              <w:t>application/xml</w:t>
            </w:r>
          </w:p>
        </w:tc>
      </w:tr>
      <w:tr w:rsidR="00AC1D66" w14:paraId="2E1E7B6F" w14:textId="77777777" w:rsidTr="00D955D3">
        <w:tc>
          <w:tcPr>
            <w:tcW w:w="2084" w:type="pct"/>
          </w:tcPr>
          <w:p w14:paraId="662A3555" w14:textId="57A8ED9A" w:rsidR="00AC1D66" w:rsidRDefault="00AC1D66" w:rsidP="00AC1D66">
            <w:r>
              <w:t>username</w:t>
            </w:r>
          </w:p>
        </w:tc>
        <w:tc>
          <w:tcPr>
            <w:tcW w:w="2916" w:type="pct"/>
          </w:tcPr>
          <w:p w14:paraId="7C4CEC9F" w14:textId="127AC17E" w:rsidR="00AC1D66" w:rsidRDefault="002147FB" w:rsidP="00D955D3">
            <w:r>
              <w:t>TBD</w:t>
            </w:r>
          </w:p>
        </w:tc>
      </w:tr>
      <w:tr w:rsidR="00AC1D66" w14:paraId="406C95C2" w14:textId="77777777" w:rsidTr="00D955D3">
        <w:tc>
          <w:tcPr>
            <w:tcW w:w="2084" w:type="pct"/>
          </w:tcPr>
          <w:p w14:paraId="62722BE9" w14:textId="776E7E02" w:rsidR="00AC1D66" w:rsidRDefault="00AC1D66" w:rsidP="00D955D3">
            <w:r>
              <w:t>password</w:t>
            </w:r>
          </w:p>
        </w:tc>
        <w:tc>
          <w:tcPr>
            <w:tcW w:w="2916" w:type="pct"/>
          </w:tcPr>
          <w:p w14:paraId="510B7AA3" w14:textId="2B49452F" w:rsidR="00AC1D66" w:rsidRDefault="002147FB" w:rsidP="00D955D3">
            <w:r>
              <w:t>TBD</w:t>
            </w:r>
          </w:p>
        </w:tc>
      </w:tr>
      <w:tr w:rsidR="00AC1D66" w14:paraId="2D4B5FF4" w14:textId="77777777" w:rsidTr="00D955D3">
        <w:tc>
          <w:tcPr>
            <w:tcW w:w="2084" w:type="pct"/>
          </w:tcPr>
          <w:p w14:paraId="20BA0573" w14:textId="3F7725D0" w:rsidR="00AC1D66" w:rsidRDefault="00AC1D66" w:rsidP="00D955D3">
            <w:r>
              <w:t>token</w:t>
            </w:r>
          </w:p>
        </w:tc>
        <w:tc>
          <w:tcPr>
            <w:tcW w:w="2916" w:type="pct"/>
          </w:tcPr>
          <w:p w14:paraId="1B6FDBAE" w14:textId="471A7F01" w:rsidR="00AC1D66" w:rsidRDefault="002147FB" w:rsidP="00D955D3">
            <w:r>
              <w:t>TBD</w:t>
            </w:r>
          </w:p>
        </w:tc>
      </w:tr>
      <w:tr w:rsidR="00AC1D66" w14:paraId="377E53D1" w14:textId="77777777" w:rsidTr="00D955D3">
        <w:tc>
          <w:tcPr>
            <w:tcW w:w="2084" w:type="pct"/>
          </w:tcPr>
          <w:p w14:paraId="3FACE0E4" w14:textId="79C71C41" w:rsidR="00AC1D66" w:rsidRDefault="00AC1D66" w:rsidP="00D955D3">
            <w:r w:rsidRPr="00AC1D66">
              <w:t>X-Auth-Client</w:t>
            </w:r>
          </w:p>
        </w:tc>
        <w:tc>
          <w:tcPr>
            <w:tcW w:w="2916" w:type="pct"/>
          </w:tcPr>
          <w:p w14:paraId="663C6F15" w14:textId="376FEFAF" w:rsidR="00AC1D66" w:rsidRDefault="002147FB" w:rsidP="00D955D3">
            <w:r>
              <w:t>TBD</w:t>
            </w:r>
          </w:p>
        </w:tc>
      </w:tr>
      <w:tr w:rsidR="00AC1D66" w14:paraId="5E96583C" w14:textId="77777777" w:rsidTr="00D955D3">
        <w:tc>
          <w:tcPr>
            <w:tcW w:w="2084" w:type="pct"/>
          </w:tcPr>
          <w:p w14:paraId="70771148" w14:textId="0A331613" w:rsidR="00AC1D66" w:rsidRPr="00AC1D66" w:rsidRDefault="00AC1D66" w:rsidP="00D955D3">
            <w:r w:rsidRPr="00AC1D66">
              <w:t>X-Auth-Token</w:t>
            </w:r>
          </w:p>
        </w:tc>
        <w:tc>
          <w:tcPr>
            <w:tcW w:w="2916" w:type="pct"/>
          </w:tcPr>
          <w:p w14:paraId="22DEF629" w14:textId="5336A233" w:rsidR="00AC1D66" w:rsidRDefault="002147FB" w:rsidP="00D955D3">
            <w:r>
              <w:t>TBD</w:t>
            </w:r>
          </w:p>
        </w:tc>
      </w:tr>
      <w:tr w:rsidR="00AC1D66" w14:paraId="20A11F1C" w14:textId="77777777" w:rsidTr="00D955D3">
        <w:tc>
          <w:tcPr>
            <w:tcW w:w="2084" w:type="pct"/>
          </w:tcPr>
          <w:p w14:paraId="48C3F1BA" w14:textId="40A0142D" w:rsidR="00AC1D66" w:rsidRPr="00AC1D66" w:rsidRDefault="00AC1D66" w:rsidP="00D955D3">
            <w:r>
              <w:t>payload</w:t>
            </w:r>
          </w:p>
        </w:tc>
        <w:tc>
          <w:tcPr>
            <w:tcW w:w="2916" w:type="pct"/>
          </w:tcPr>
          <w:p w14:paraId="201D570C" w14:textId="5EC88949" w:rsidR="00AC1D66" w:rsidRDefault="002147FB" w:rsidP="00D955D3">
            <w:r>
              <w:t>TBD</w:t>
            </w:r>
          </w:p>
        </w:tc>
      </w:tr>
    </w:tbl>
    <w:p w14:paraId="5187C2A6" w14:textId="705C7BD5" w:rsidR="00AC1D66" w:rsidRDefault="00AC1D66" w:rsidP="00713A34">
      <w:pPr>
        <w:rPr>
          <w:rFonts w:cs="Tahoma"/>
        </w:rPr>
      </w:pPr>
    </w:p>
    <w:p w14:paraId="4FEF00C7" w14:textId="1D8AD1B0" w:rsidR="00AC1D66" w:rsidRDefault="00AC1D66" w:rsidP="00713A34">
      <w:pPr>
        <w:rPr>
          <w:rFonts w:cs="Tahoma"/>
        </w:rPr>
      </w:pPr>
    </w:p>
    <w:p w14:paraId="61BEECBE" w14:textId="07142FCB" w:rsidR="001A3A7F" w:rsidRDefault="001A3A7F" w:rsidP="00CA6162">
      <w:pPr>
        <w:pStyle w:val="Heading2"/>
      </w:pPr>
      <w:bookmarkStart w:id="44" w:name="_Toc446680174"/>
      <w:bookmarkStart w:id="45" w:name="_Toc450752177"/>
      <w:r>
        <w:lastRenderedPageBreak/>
        <w:t>Payment Alert Queue</w:t>
      </w:r>
      <w:r w:rsidRPr="001A3A7F">
        <w:t xml:space="preserve"> Configuration</w:t>
      </w:r>
      <w:bookmarkEnd w:id="44"/>
      <w:bookmarkEnd w:id="45"/>
      <w:r w:rsidRPr="001A3A7F">
        <w:t xml:space="preserve"> </w:t>
      </w:r>
    </w:p>
    <w:p w14:paraId="6B14DC2D" w14:textId="6FC1C831" w:rsidR="007420AA" w:rsidRPr="00E24AFB" w:rsidRDefault="00D42B53" w:rsidP="00D42B53">
      <w:pPr>
        <w:pStyle w:val="ListParagraph"/>
        <w:ind w:left="756"/>
        <w:rPr>
          <w:rFonts w:cs="Tahoma"/>
        </w:rPr>
      </w:pPr>
      <w:r>
        <w:rPr>
          <w:rFonts w:cs="Tahoma"/>
        </w:rPr>
        <w:t xml:space="preserve">Create a new queue under Application Platform </w:t>
      </w:r>
      <w:r w:rsidRPr="00D42B53">
        <w:rPr>
          <w:rFonts w:cs="Tahoma"/>
        </w:rPr>
        <w:sym w:font="Wingdings" w:char="F0E0"/>
      </w:r>
      <w:r>
        <w:rPr>
          <w:rFonts w:cs="Tahoma"/>
        </w:rPr>
        <w:t xml:space="preserve"> Queue Management</w:t>
      </w:r>
      <w:r>
        <w:rPr>
          <w:rFonts w:cs="Tahoma"/>
        </w:rPr>
        <w:br/>
      </w:r>
      <w:r w:rsidR="001A3A7F" w:rsidRPr="001A3A7F">
        <w:rPr>
          <w:rFonts w:cs="Tahoma"/>
          <w:noProof/>
        </w:rPr>
        <w:drawing>
          <wp:inline distT="0" distB="0" distL="0" distR="0" wp14:anchorId="4A0EF166" wp14:editId="43847721">
            <wp:extent cx="5943600" cy="1485900"/>
            <wp:effectExtent l="152400" t="152400" r="361950"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85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4950"/>
      </w:tblGrid>
      <w:tr w:rsidR="00536DED" w:rsidRPr="00536DED" w14:paraId="50BEF273" w14:textId="77777777" w:rsidTr="00536DED">
        <w:tc>
          <w:tcPr>
            <w:tcW w:w="2448" w:type="dxa"/>
            <w:shd w:val="clear" w:color="auto" w:fill="595959"/>
          </w:tcPr>
          <w:p w14:paraId="64775B9F" w14:textId="4D33BABF" w:rsidR="00536DED" w:rsidRPr="00536DED" w:rsidRDefault="007829D7" w:rsidP="00536DED">
            <w:pPr>
              <w:rPr>
                <w:rFonts w:cs="Tahoma"/>
                <w:b/>
                <w:color w:val="E6E6E6"/>
              </w:rPr>
            </w:pPr>
            <w:bookmarkStart w:id="46" w:name="_Toc446008276"/>
            <w:bookmarkStart w:id="47" w:name="_Toc165774196"/>
            <w:bookmarkStart w:id="48" w:name="_Toc167260977"/>
            <w:bookmarkStart w:id="49" w:name="_Toc443926744"/>
            <w:r>
              <w:br w:type="page"/>
            </w:r>
            <w:r w:rsidR="00536DED" w:rsidRPr="00536DED">
              <w:rPr>
                <w:rFonts w:cs="Tahoma"/>
                <w:b/>
                <w:color w:val="E6E6E6"/>
              </w:rPr>
              <w:t>Name</w:t>
            </w:r>
          </w:p>
        </w:tc>
        <w:tc>
          <w:tcPr>
            <w:tcW w:w="4950" w:type="dxa"/>
            <w:shd w:val="clear" w:color="auto" w:fill="595959"/>
          </w:tcPr>
          <w:p w14:paraId="5202CEA8" w14:textId="77777777" w:rsidR="00536DED" w:rsidRPr="00536DED" w:rsidRDefault="00536DED" w:rsidP="00536DED">
            <w:pPr>
              <w:rPr>
                <w:rFonts w:cs="Tahoma"/>
                <w:b/>
                <w:color w:val="E6E6E6"/>
              </w:rPr>
            </w:pPr>
            <w:r w:rsidRPr="00536DED">
              <w:rPr>
                <w:rFonts w:cs="Tahoma"/>
                <w:b/>
                <w:color w:val="E6E6E6"/>
              </w:rPr>
              <w:t>Value</w:t>
            </w:r>
          </w:p>
        </w:tc>
      </w:tr>
      <w:tr w:rsidR="00536DED" w:rsidRPr="00536DED" w14:paraId="3C1CFE5A" w14:textId="77777777" w:rsidTr="00536DED">
        <w:tc>
          <w:tcPr>
            <w:tcW w:w="2448" w:type="dxa"/>
          </w:tcPr>
          <w:p w14:paraId="48680370" w14:textId="598180E4" w:rsidR="00536DED" w:rsidRPr="00536DED" w:rsidRDefault="00536DED" w:rsidP="00536DED">
            <w:pPr>
              <w:rPr>
                <w:rFonts w:cs="Tahoma"/>
              </w:rPr>
            </w:pPr>
            <w:r>
              <w:rPr>
                <w:rFonts w:cs="Tahoma"/>
              </w:rPr>
              <w:t>Queue Id</w:t>
            </w:r>
          </w:p>
        </w:tc>
        <w:tc>
          <w:tcPr>
            <w:tcW w:w="4950" w:type="dxa"/>
          </w:tcPr>
          <w:p w14:paraId="5958BB79" w14:textId="4F0883C9" w:rsidR="00536DED" w:rsidRPr="00536DED" w:rsidRDefault="00F30739" w:rsidP="00536DED">
            <w:pPr>
              <w:rPr>
                <w:rFonts w:cs="Tahoma"/>
              </w:rPr>
            </w:pPr>
            <w:r>
              <w:rPr>
                <w:rFonts w:cs="Tahoma"/>
              </w:rPr>
              <w:t>FAN_PAYMENT_FAILURES</w:t>
            </w:r>
          </w:p>
        </w:tc>
      </w:tr>
      <w:tr w:rsidR="00536DED" w:rsidRPr="00536DED" w14:paraId="0D1EF683" w14:textId="77777777" w:rsidTr="00536DED">
        <w:tc>
          <w:tcPr>
            <w:tcW w:w="2448" w:type="dxa"/>
          </w:tcPr>
          <w:p w14:paraId="3F56A407" w14:textId="589D6C31" w:rsidR="00536DED" w:rsidRPr="00536DED" w:rsidRDefault="00536DED" w:rsidP="00536DED">
            <w:pPr>
              <w:rPr>
                <w:rFonts w:cs="Tahoma"/>
              </w:rPr>
            </w:pPr>
            <w:r>
              <w:rPr>
                <w:rFonts w:cs="Tahoma"/>
              </w:rPr>
              <w:t>Queue Description</w:t>
            </w:r>
          </w:p>
        </w:tc>
        <w:tc>
          <w:tcPr>
            <w:tcW w:w="4950" w:type="dxa"/>
          </w:tcPr>
          <w:p w14:paraId="79DF7881" w14:textId="30C642AF" w:rsidR="00536DED" w:rsidRPr="00536DED" w:rsidRDefault="00F30739" w:rsidP="00536DED">
            <w:pPr>
              <w:rPr>
                <w:rFonts w:cs="Tahoma"/>
              </w:rPr>
            </w:pPr>
            <w:r w:rsidRPr="00F30739">
              <w:rPr>
                <w:rFonts w:cs="Tahoma"/>
              </w:rPr>
              <w:t>This queue will contain alerts raised when there are payment failures</w:t>
            </w:r>
          </w:p>
        </w:tc>
      </w:tr>
      <w:tr w:rsidR="00536DED" w:rsidRPr="00536DED" w14:paraId="7FD6085E" w14:textId="77777777" w:rsidTr="00536DED">
        <w:tc>
          <w:tcPr>
            <w:tcW w:w="2448" w:type="dxa"/>
          </w:tcPr>
          <w:p w14:paraId="77E3A6A0" w14:textId="57B4E73E" w:rsidR="00536DED" w:rsidRPr="00536DED" w:rsidRDefault="00536DED" w:rsidP="00536DED">
            <w:pPr>
              <w:rPr>
                <w:rFonts w:cs="Tahoma"/>
              </w:rPr>
            </w:pPr>
            <w:r>
              <w:rPr>
                <w:rFonts w:cs="Tahoma"/>
              </w:rPr>
              <w:t>Destination Name</w:t>
            </w:r>
          </w:p>
        </w:tc>
        <w:tc>
          <w:tcPr>
            <w:tcW w:w="4950" w:type="dxa"/>
          </w:tcPr>
          <w:p w14:paraId="737C3A50" w14:textId="3F984582" w:rsidR="00536DED" w:rsidRPr="00536DED" w:rsidRDefault="00F30739" w:rsidP="00536DED">
            <w:pPr>
              <w:rPr>
                <w:rFonts w:cs="Tahoma"/>
              </w:rPr>
            </w:pPr>
            <w:r w:rsidRPr="00F30739">
              <w:rPr>
                <w:rFonts w:cs="Tahoma"/>
              </w:rPr>
              <w:t>FAN Payment Failures</w:t>
            </w:r>
          </w:p>
        </w:tc>
      </w:tr>
    </w:tbl>
    <w:p w14:paraId="623403FC" w14:textId="41872BC3" w:rsidR="007829D7" w:rsidRDefault="007829D7">
      <w:pPr>
        <w:spacing w:after="160" w:line="259" w:lineRule="auto"/>
        <w:rPr>
          <w:rFonts w:ascii="Arial" w:hAnsi="Arial" w:cs="Arial"/>
          <w:b/>
          <w:sz w:val="24"/>
        </w:rPr>
      </w:pPr>
    </w:p>
    <w:p w14:paraId="42C36C8B" w14:textId="77777777" w:rsidR="00B75F7A" w:rsidRDefault="00B75F7A" w:rsidP="00CA6162">
      <w:pPr>
        <w:pStyle w:val="Heading2"/>
      </w:pPr>
      <w:bookmarkStart w:id="50" w:name="_Toc450752178"/>
      <w:r>
        <w:t>Event: ‘</w:t>
      </w:r>
      <w:r w:rsidRPr="006C57BB">
        <w:t>COLLECTION_FAILED</w:t>
      </w:r>
      <w:r>
        <w:t>’</w:t>
      </w:r>
      <w:bookmarkEnd w:id="50"/>
    </w:p>
    <w:p w14:paraId="5E27DA13" w14:textId="77777777" w:rsidR="00B75F7A" w:rsidRDefault="00B75F7A" w:rsidP="00B75F7A"/>
    <w:p w14:paraId="39E5F2FA" w14:textId="77777777" w:rsidR="00B75F7A" w:rsidRDefault="00B75F7A" w:rsidP="00CA6162">
      <w:pPr>
        <w:ind w:left="720"/>
      </w:pPr>
      <w:r w:rsidRPr="00311297">
        <w:rPr>
          <w:noProof/>
        </w:rPr>
        <w:drawing>
          <wp:inline distT="0" distB="0" distL="0" distR="0" wp14:anchorId="162C57ED" wp14:editId="3E35E934">
            <wp:extent cx="5943600" cy="2303780"/>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03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74620" w14:textId="77777777" w:rsidR="00B75F7A" w:rsidRDefault="00B75F7A" w:rsidP="00CA6162">
      <w:pPr>
        <w:ind w:left="720"/>
      </w:pPr>
      <w:r w:rsidRPr="00311297">
        <w:rPr>
          <w:noProof/>
        </w:rPr>
        <w:lastRenderedPageBreak/>
        <w:drawing>
          <wp:inline distT="0" distB="0" distL="0" distR="0" wp14:anchorId="35403C05" wp14:editId="7C4B5445">
            <wp:extent cx="5943600" cy="1824355"/>
            <wp:effectExtent l="152400" t="152400" r="361950" b="3663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24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4A12C3" w14:textId="414C2EA6" w:rsidR="0052592F" w:rsidRDefault="00F11CE4" w:rsidP="00C446E7">
      <w:pPr>
        <w:ind w:left="720"/>
      </w:pPr>
      <w:r>
        <w:rPr>
          <w:noProof/>
        </w:rPr>
        <w:drawing>
          <wp:inline distT="0" distB="0" distL="0" distR="0" wp14:anchorId="6155979B" wp14:editId="0B153028">
            <wp:extent cx="5864270" cy="3992120"/>
            <wp:effectExtent l="152400" t="152400" r="365125" b="3708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872" cy="4004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A665F5" w14:textId="6BF158B8" w:rsidR="003B452C" w:rsidRPr="00992499" w:rsidRDefault="003B452C" w:rsidP="00C446E7">
      <w:pPr>
        <w:ind w:left="720"/>
      </w:pPr>
      <w:r>
        <w:rPr>
          <w:noProof/>
        </w:rPr>
        <w:lastRenderedPageBreak/>
        <w:drawing>
          <wp:inline distT="0" distB="0" distL="0" distR="0" wp14:anchorId="24E581AF" wp14:editId="62B1790E">
            <wp:extent cx="5943600" cy="5274945"/>
            <wp:effectExtent l="152400" t="152400" r="361950" b="3638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74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04864C" w14:textId="77777777" w:rsidR="00CA6162" w:rsidRDefault="00CA6162">
      <w:pPr>
        <w:spacing w:after="160" w:line="259" w:lineRule="auto"/>
        <w:rPr>
          <w:rFonts w:ascii="Arial" w:hAnsi="Arial" w:cs="Arial"/>
          <w:b/>
          <w:sz w:val="24"/>
        </w:rPr>
      </w:pPr>
      <w:r>
        <w:br w:type="page"/>
      </w:r>
    </w:p>
    <w:p w14:paraId="331AA8CB" w14:textId="77777777" w:rsidR="00DA4DB3" w:rsidRDefault="00DA4DB3" w:rsidP="00DA4DB3">
      <w:pPr>
        <w:pStyle w:val="Heading2"/>
      </w:pPr>
      <w:bookmarkStart w:id="51" w:name="_Toc450752179"/>
      <w:r>
        <w:lastRenderedPageBreak/>
        <w:t>Hold: PAYMENT_CAPTURE_HOLD</w:t>
      </w:r>
      <w:bookmarkEnd w:id="51"/>
    </w:p>
    <w:p w14:paraId="20CA32B0" w14:textId="77777777" w:rsidR="00DA4DB3" w:rsidRDefault="00DA4DB3" w:rsidP="00DA4DB3"/>
    <w:p w14:paraId="08075399" w14:textId="77777777" w:rsidR="00DA4DB3" w:rsidRDefault="00DA4DB3" w:rsidP="00DA4DB3">
      <w:pPr>
        <w:ind w:left="180"/>
      </w:pPr>
      <w:r>
        <w:t xml:space="preserve">Navigate to Configurator </w:t>
      </w:r>
      <w:r>
        <w:sym w:font="Wingdings" w:char="F0E0"/>
      </w:r>
      <w:r>
        <w:t xml:space="preserve"> Applications </w:t>
      </w:r>
      <w:r>
        <w:sym w:font="Wingdings" w:char="F0E0"/>
      </w:r>
      <w:r>
        <w:t xml:space="preserve"> Distributed Order Management </w:t>
      </w:r>
      <w:r>
        <w:sym w:font="Wingdings" w:char="F0E0"/>
      </w:r>
      <w:r>
        <w:t xml:space="preserve"> Document Specific </w:t>
      </w:r>
      <w:r>
        <w:sym w:font="Wingdings" w:char="F0E0"/>
      </w:r>
      <w:r>
        <w:t xml:space="preserve"> Sales Order </w:t>
      </w:r>
      <w:r>
        <w:sym w:font="Wingdings" w:char="F0E0"/>
      </w:r>
      <w:r>
        <w:t xml:space="preserve"> Fulfillment </w:t>
      </w:r>
      <w:r>
        <w:sym w:font="Wingdings" w:char="F0E0"/>
      </w:r>
      <w:r>
        <w:t xml:space="preserve"> Hold Types, create a new Order Hold Type</w:t>
      </w:r>
    </w:p>
    <w:p w14:paraId="1C1EB6E7" w14:textId="77777777" w:rsidR="00DA4DB3" w:rsidRPr="00D57F05" w:rsidRDefault="00DA4DB3" w:rsidP="00DA4DB3">
      <w:pPr>
        <w:rPr>
          <w:b/>
        </w:rPr>
      </w:pPr>
    </w:p>
    <w:tbl>
      <w:tblPr>
        <w:tblStyle w:val="TableGrid"/>
        <w:tblW w:w="0" w:type="auto"/>
        <w:tblInd w:w="607" w:type="dxa"/>
        <w:tblLook w:val="04A0" w:firstRow="1" w:lastRow="0" w:firstColumn="1" w:lastColumn="0" w:noHBand="0" w:noVBand="1"/>
      </w:tblPr>
      <w:tblGrid>
        <w:gridCol w:w="3078"/>
        <w:gridCol w:w="4500"/>
      </w:tblGrid>
      <w:tr w:rsidR="00DA4DB3" w14:paraId="142C1D76" w14:textId="77777777" w:rsidTr="00616E1C">
        <w:tc>
          <w:tcPr>
            <w:tcW w:w="3078" w:type="dxa"/>
            <w:tcBorders>
              <w:top w:val="single" w:sz="4" w:space="0" w:color="auto"/>
              <w:left w:val="single" w:sz="4" w:space="0" w:color="auto"/>
              <w:bottom w:val="single" w:sz="4" w:space="0" w:color="auto"/>
              <w:right w:val="single" w:sz="4" w:space="0" w:color="auto"/>
            </w:tcBorders>
            <w:hideMark/>
          </w:tcPr>
          <w:p w14:paraId="615B76BC" w14:textId="77777777" w:rsidR="00DA4DB3" w:rsidRDefault="00DA4DB3" w:rsidP="00616E1C">
            <w:pPr>
              <w:rPr>
                <w:b/>
              </w:rPr>
            </w:pPr>
            <w:r>
              <w:rPr>
                <w:b/>
              </w:rPr>
              <w:t>Parameter</w:t>
            </w:r>
          </w:p>
        </w:tc>
        <w:tc>
          <w:tcPr>
            <w:tcW w:w="4500" w:type="dxa"/>
            <w:tcBorders>
              <w:top w:val="single" w:sz="4" w:space="0" w:color="auto"/>
              <w:left w:val="single" w:sz="4" w:space="0" w:color="auto"/>
              <w:bottom w:val="single" w:sz="4" w:space="0" w:color="auto"/>
              <w:right w:val="single" w:sz="4" w:space="0" w:color="auto"/>
            </w:tcBorders>
            <w:hideMark/>
          </w:tcPr>
          <w:p w14:paraId="0CE6FAB1" w14:textId="77777777" w:rsidR="00DA4DB3" w:rsidRDefault="00DA4DB3" w:rsidP="00616E1C">
            <w:pPr>
              <w:rPr>
                <w:b/>
              </w:rPr>
            </w:pPr>
            <w:r>
              <w:rPr>
                <w:b/>
              </w:rPr>
              <w:t>Value</w:t>
            </w:r>
          </w:p>
        </w:tc>
      </w:tr>
      <w:tr w:rsidR="00DA4DB3" w14:paraId="379BDE6A" w14:textId="77777777" w:rsidTr="00616E1C">
        <w:tc>
          <w:tcPr>
            <w:tcW w:w="3078" w:type="dxa"/>
            <w:tcBorders>
              <w:top w:val="single" w:sz="4" w:space="0" w:color="auto"/>
              <w:left w:val="single" w:sz="4" w:space="0" w:color="auto"/>
              <w:bottom w:val="single" w:sz="4" w:space="0" w:color="auto"/>
              <w:right w:val="single" w:sz="4" w:space="0" w:color="auto"/>
            </w:tcBorders>
            <w:hideMark/>
          </w:tcPr>
          <w:p w14:paraId="7B730471" w14:textId="77777777" w:rsidR="00DA4DB3" w:rsidRDefault="00DA4DB3" w:rsidP="00616E1C">
            <w:r>
              <w:t>Hold Type</w:t>
            </w:r>
          </w:p>
        </w:tc>
        <w:tc>
          <w:tcPr>
            <w:tcW w:w="4500" w:type="dxa"/>
            <w:tcBorders>
              <w:top w:val="single" w:sz="4" w:space="0" w:color="auto"/>
              <w:left w:val="single" w:sz="4" w:space="0" w:color="auto"/>
              <w:bottom w:val="single" w:sz="4" w:space="0" w:color="auto"/>
              <w:right w:val="single" w:sz="4" w:space="0" w:color="auto"/>
            </w:tcBorders>
            <w:hideMark/>
          </w:tcPr>
          <w:p w14:paraId="067E5552" w14:textId="77777777" w:rsidR="00DA4DB3" w:rsidRDefault="00DA4DB3" w:rsidP="00616E1C">
            <w:r>
              <w:t>PAYMENT_CAPTURE_HOLD</w:t>
            </w:r>
          </w:p>
        </w:tc>
      </w:tr>
      <w:tr w:rsidR="00DA4DB3" w14:paraId="1A825369" w14:textId="77777777" w:rsidTr="00616E1C">
        <w:tc>
          <w:tcPr>
            <w:tcW w:w="3078" w:type="dxa"/>
            <w:tcBorders>
              <w:top w:val="single" w:sz="4" w:space="0" w:color="auto"/>
              <w:left w:val="single" w:sz="4" w:space="0" w:color="auto"/>
              <w:bottom w:val="single" w:sz="4" w:space="0" w:color="auto"/>
              <w:right w:val="single" w:sz="4" w:space="0" w:color="auto"/>
            </w:tcBorders>
            <w:hideMark/>
          </w:tcPr>
          <w:p w14:paraId="71B0681D" w14:textId="77777777" w:rsidR="00DA4DB3" w:rsidRDefault="00DA4DB3" w:rsidP="00616E1C">
            <w:r>
              <w:t>Hold Type Description</w:t>
            </w:r>
          </w:p>
        </w:tc>
        <w:tc>
          <w:tcPr>
            <w:tcW w:w="4500" w:type="dxa"/>
            <w:tcBorders>
              <w:top w:val="single" w:sz="4" w:space="0" w:color="auto"/>
              <w:left w:val="single" w:sz="4" w:space="0" w:color="auto"/>
              <w:bottom w:val="single" w:sz="4" w:space="0" w:color="auto"/>
              <w:right w:val="single" w:sz="4" w:space="0" w:color="auto"/>
            </w:tcBorders>
            <w:hideMark/>
          </w:tcPr>
          <w:p w14:paraId="1797180C" w14:textId="77777777" w:rsidR="00DA4DB3" w:rsidRDefault="00DA4DB3" w:rsidP="00616E1C">
            <w:r>
              <w:t>Payment Capture Hold</w:t>
            </w:r>
          </w:p>
        </w:tc>
      </w:tr>
      <w:tr w:rsidR="00DA4DB3" w14:paraId="616CCD65" w14:textId="77777777" w:rsidTr="00616E1C">
        <w:tc>
          <w:tcPr>
            <w:tcW w:w="3078" w:type="dxa"/>
            <w:tcBorders>
              <w:top w:val="single" w:sz="4" w:space="0" w:color="auto"/>
              <w:left w:val="single" w:sz="4" w:space="0" w:color="auto"/>
              <w:bottom w:val="single" w:sz="4" w:space="0" w:color="auto"/>
              <w:right w:val="single" w:sz="4" w:space="0" w:color="auto"/>
            </w:tcBorders>
            <w:hideMark/>
          </w:tcPr>
          <w:p w14:paraId="14C6AED3" w14:textId="77777777" w:rsidR="00DA4DB3" w:rsidRDefault="00DA4DB3" w:rsidP="00616E1C">
            <w:r>
              <w:t>By Users Who Belong to the following user groups</w:t>
            </w:r>
          </w:p>
        </w:tc>
        <w:tc>
          <w:tcPr>
            <w:tcW w:w="4500" w:type="dxa"/>
            <w:tcBorders>
              <w:top w:val="single" w:sz="4" w:space="0" w:color="auto"/>
              <w:left w:val="single" w:sz="4" w:space="0" w:color="auto"/>
              <w:bottom w:val="single" w:sz="4" w:space="0" w:color="auto"/>
              <w:right w:val="single" w:sz="4" w:space="0" w:color="auto"/>
            </w:tcBorders>
            <w:hideMark/>
          </w:tcPr>
          <w:p w14:paraId="252D99AA" w14:textId="77777777" w:rsidR="00DA4DB3" w:rsidRDefault="00DA4DB3" w:rsidP="00616E1C">
            <w:r>
              <w:t>CSR_LEAD</w:t>
            </w:r>
          </w:p>
        </w:tc>
      </w:tr>
      <w:tr w:rsidR="00DA4DB3" w14:paraId="07EA94FD" w14:textId="77777777" w:rsidTr="00616E1C">
        <w:tc>
          <w:tcPr>
            <w:tcW w:w="3078" w:type="dxa"/>
            <w:tcBorders>
              <w:top w:val="single" w:sz="4" w:space="0" w:color="auto"/>
              <w:left w:val="single" w:sz="4" w:space="0" w:color="auto"/>
              <w:bottom w:val="single" w:sz="4" w:space="0" w:color="auto"/>
              <w:right w:val="single" w:sz="4" w:space="0" w:color="auto"/>
            </w:tcBorders>
          </w:tcPr>
          <w:p w14:paraId="26109633" w14:textId="77777777" w:rsidR="00DA4DB3" w:rsidRDefault="00DA4DB3" w:rsidP="00616E1C">
            <w:r>
              <w:rPr>
                <w:rFonts w:cs="Tahoma"/>
              </w:rPr>
              <w:t>Hold Effect</w:t>
            </w:r>
          </w:p>
        </w:tc>
        <w:tc>
          <w:tcPr>
            <w:tcW w:w="4500" w:type="dxa"/>
            <w:tcBorders>
              <w:top w:val="single" w:sz="4" w:space="0" w:color="auto"/>
              <w:left w:val="single" w:sz="4" w:space="0" w:color="auto"/>
              <w:bottom w:val="single" w:sz="4" w:space="0" w:color="auto"/>
              <w:right w:val="single" w:sz="4" w:space="0" w:color="auto"/>
            </w:tcBorders>
          </w:tcPr>
          <w:p w14:paraId="655EFBB1" w14:textId="77777777" w:rsidR="00DA4DB3" w:rsidRDefault="00DA4DB3" w:rsidP="00616E1C">
            <w:r>
              <w:rPr>
                <w:rFonts w:cs="Tahoma"/>
              </w:rPr>
              <w:t>Schedule Order, Release Order, Payment Execution, Payment Collection, Close Order</w:t>
            </w:r>
          </w:p>
        </w:tc>
      </w:tr>
    </w:tbl>
    <w:p w14:paraId="4D625FA9" w14:textId="77777777" w:rsidR="00DA4DB3" w:rsidRPr="00D57F05" w:rsidRDefault="00DA4DB3" w:rsidP="00DA4DB3">
      <w:pPr>
        <w:ind w:left="180"/>
      </w:pPr>
    </w:p>
    <w:p w14:paraId="51FCC79C" w14:textId="77777777" w:rsidR="00DA4DB3" w:rsidRDefault="00DA4DB3" w:rsidP="00DA4DB3">
      <w:pPr>
        <w:spacing w:after="160" w:line="259" w:lineRule="auto"/>
        <w:rPr>
          <w:rFonts w:cs="Tahoma"/>
        </w:rPr>
      </w:pPr>
      <w:r w:rsidRPr="00D57F05">
        <w:rPr>
          <w:rFonts w:cs="Tahoma"/>
          <w:noProof/>
        </w:rPr>
        <w:drawing>
          <wp:inline distT="0" distB="0" distL="0" distR="0" wp14:anchorId="6F2B4457" wp14:editId="69E9BB09">
            <wp:extent cx="2387600" cy="2431815"/>
            <wp:effectExtent l="152400" t="152400" r="355600" b="3689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039" cy="2453651"/>
                    </a:xfrm>
                    <a:prstGeom prst="rect">
                      <a:avLst/>
                    </a:prstGeom>
                    <a:ln>
                      <a:noFill/>
                    </a:ln>
                    <a:effectLst>
                      <a:outerShdw blurRad="292100" dist="139700" dir="2700000" algn="tl" rotWithShape="0">
                        <a:srgbClr val="333333">
                          <a:alpha val="65000"/>
                        </a:srgbClr>
                      </a:outerShdw>
                    </a:effectLst>
                  </pic:spPr>
                </pic:pic>
              </a:graphicData>
            </a:graphic>
          </wp:inline>
        </w:drawing>
      </w:r>
      <w:r w:rsidRPr="006D6F4E">
        <w:rPr>
          <w:rFonts w:cs="Tahoma"/>
          <w:noProof/>
        </w:rPr>
        <w:drawing>
          <wp:inline distT="0" distB="0" distL="0" distR="0" wp14:anchorId="46B924CE" wp14:editId="47C5D930">
            <wp:extent cx="2520950" cy="2400905"/>
            <wp:effectExtent l="152400" t="152400" r="35560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3570" cy="2403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2971E" w14:textId="77777777" w:rsidR="00DA4DB3" w:rsidRDefault="00DA4DB3" w:rsidP="00DA4DB3">
      <w:pPr>
        <w:spacing w:after="160" w:line="259" w:lineRule="auto"/>
        <w:rPr>
          <w:rFonts w:cs="Tahoma"/>
        </w:rPr>
      </w:pPr>
    </w:p>
    <w:p w14:paraId="51EC45DF" w14:textId="77777777" w:rsidR="00DA4DB3" w:rsidRDefault="00DA4DB3" w:rsidP="00DA4DB3">
      <w:pPr>
        <w:spacing w:after="160" w:line="259" w:lineRule="auto"/>
        <w:rPr>
          <w:rFonts w:cs="Tahoma"/>
        </w:rPr>
      </w:pPr>
    </w:p>
    <w:p w14:paraId="70414C08" w14:textId="77777777" w:rsidR="00DA4DB3" w:rsidRDefault="00DA4DB3" w:rsidP="00DA4DB3">
      <w:pPr>
        <w:spacing w:after="160" w:line="259" w:lineRule="auto"/>
        <w:rPr>
          <w:rFonts w:cs="Tahoma"/>
        </w:rPr>
      </w:pPr>
    </w:p>
    <w:p w14:paraId="140ECED0" w14:textId="77777777" w:rsidR="00DA4DB3" w:rsidRDefault="00DA4DB3" w:rsidP="00DA4DB3">
      <w:pPr>
        <w:spacing w:after="160" w:line="259" w:lineRule="auto"/>
        <w:rPr>
          <w:rFonts w:cs="Tahoma"/>
        </w:rPr>
      </w:pPr>
    </w:p>
    <w:p w14:paraId="1720B770" w14:textId="77777777" w:rsidR="00DA4DB3" w:rsidRDefault="00DA4DB3" w:rsidP="00DA4DB3">
      <w:pPr>
        <w:spacing w:after="160" w:line="259" w:lineRule="auto"/>
        <w:rPr>
          <w:rFonts w:cs="Tahoma"/>
        </w:rPr>
      </w:pPr>
    </w:p>
    <w:p w14:paraId="5D2A0E2A" w14:textId="77777777" w:rsidR="00DA4DB3" w:rsidRDefault="00DA4DB3" w:rsidP="00DA4DB3">
      <w:pPr>
        <w:spacing w:after="160" w:line="259" w:lineRule="auto"/>
        <w:rPr>
          <w:rFonts w:cs="Tahoma"/>
        </w:rPr>
      </w:pPr>
    </w:p>
    <w:p w14:paraId="316E503A" w14:textId="77777777" w:rsidR="00DA4DB3" w:rsidRDefault="00DA4DB3" w:rsidP="00DA4DB3">
      <w:pPr>
        <w:spacing w:after="160" w:line="259" w:lineRule="auto"/>
        <w:rPr>
          <w:rFonts w:cs="Tahoma"/>
        </w:rPr>
      </w:pPr>
    </w:p>
    <w:p w14:paraId="70089B48" w14:textId="77777777" w:rsidR="00DA4DB3" w:rsidRDefault="00DA4DB3" w:rsidP="00DA4DB3">
      <w:pPr>
        <w:spacing w:after="160" w:line="259" w:lineRule="auto"/>
        <w:rPr>
          <w:rFonts w:cs="Tahoma"/>
        </w:rPr>
      </w:pPr>
    </w:p>
    <w:p w14:paraId="153A0DAC" w14:textId="77777777" w:rsidR="00DA4DB3" w:rsidRDefault="00DA4DB3" w:rsidP="00DA4DB3">
      <w:pPr>
        <w:spacing w:after="160" w:line="259" w:lineRule="auto"/>
        <w:rPr>
          <w:rFonts w:cs="Tahoma"/>
        </w:rPr>
      </w:pPr>
    </w:p>
    <w:p w14:paraId="79A6AA7C" w14:textId="0BF4E9E5" w:rsidR="00AF2585" w:rsidRDefault="00AF2585" w:rsidP="00AF2585">
      <w:pPr>
        <w:pStyle w:val="Heading2"/>
      </w:pPr>
      <w:bookmarkStart w:id="52" w:name="_Toc450752180"/>
      <w:r>
        <w:lastRenderedPageBreak/>
        <w:t xml:space="preserve">Service: </w:t>
      </w:r>
      <w:r w:rsidR="00BA7535">
        <w:t>FanaticsTasksOnPaymentHardDecline</w:t>
      </w:r>
      <w:bookmarkEnd w:id="52"/>
    </w:p>
    <w:p w14:paraId="67111F66" w14:textId="77777777" w:rsidR="00223693" w:rsidRDefault="00223693" w:rsidP="00223693">
      <w:pPr>
        <w:ind w:left="720"/>
      </w:pPr>
      <w:r>
        <w:t>Create a new service:</w:t>
      </w:r>
    </w:p>
    <w:p w14:paraId="16EE79FA" w14:textId="77777777" w:rsidR="00223693" w:rsidRDefault="00223693" w:rsidP="00223693">
      <w:pPr>
        <w:ind w:left="720"/>
      </w:pPr>
    </w:p>
    <w:tbl>
      <w:tblPr>
        <w:tblStyle w:val="TableGrid"/>
        <w:tblpPr w:leftFromText="180" w:rightFromText="180" w:vertAnchor="text" w:horzAnchor="margin" w:tblpXSpec="right" w:tblpY="53"/>
        <w:tblW w:w="4689" w:type="pct"/>
        <w:tblLook w:val="04A0" w:firstRow="1" w:lastRow="0" w:firstColumn="1" w:lastColumn="0" w:noHBand="0" w:noVBand="1"/>
      </w:tblPr>
      <w:tblGrid>
        <w:gridCol w:w="3655"/>
        <w:gridCol w:w="5113"/>
      </w:tblGrid>
      <w:tr w:rsidR="00223693" w14:paraId="3413176A" w14:textId="77777777" w:rsidTr="00D57F05">
        <w:tc>
          <w:tcPr>
            <w:tcW w:w="2084" w:type="pct"/>
            <w:shd w:val="clear" w:color="auto" w:fill="BFBFBF" w:themeFill="background1" w:themeFillShade="BF"/>
          </w:tcPr>
          <w:p w14:paraId="55CA3134" w14:textId="77777777" w:rsidR="00223693" w:rsidRPr="00E00200" w:rsidRDefault="00223693" w:rsidP="00D57F05">
            <w:pPr>
              <w:rPr>
                <w:b/>
              </w:rPr>
            </w:pPr>
            <w:r>
              <w:rPr>
                <w:b/>
              </w:rPr>
              <w:t>Name</w:t>
            </w:r>
          </w:p>
        </w:tc>
        <w:tc>
          <w:tcPr>
            <w:tcW w:w="2916" w:type="pct"/>
            <w:shd w:val="clear" w:color="auto" w:fill="BFBFBF" w:themeFill="background1" w:themeFillShade="BF"/>
          </w:tcPr>
          <w:p w14:paraId="48CE795F" w14:textId="77777777" w:rsidR="00223693" w:rsidRPr="00E00200" w:rsidRDefault="00223693" w:rsidP="00D57F05">
            <w:pPr>
              <w:rPr>
                <w:b/>
              </w:rPr>
            </w:pPr>
            <w:r>
              <w:rPr>
                <w:b/>
              </w:rPr>
              <w:t>Value</w:t>
            </w:r>
          </w:p>
        </w:tc>
      </w:tr>
      <w:tr w:rsidR="00223693" w14:paraId="61973500" w14:textId="77777777" w:rsidTr="00D57F05">
        <w:tc>
          <w:tcPr>
            <w:tcW w:w="2084" w:type="pct"/>
          </w:tcPr>
          <w:p w14:paraId="5B76188B" w14:textId="77777777" w:rsidR="00223693" w:rsidRDefault="00223693" w:rsidP="00D57F05">
            <w:r>
              <w:t>Process Type</w:t>
            </w:r>
          </w:p>
        </w:tc>
        <w:tc>
          <w:tcPr>
            <w:tcW w:w="2916" w:type="pct"/>
          </w:tcPr>
          <w:p w14:paraId="5C9880EF" w14:textId="77777777" w:rsidR="00223693" w:rsidRDefault="00223693" w:rsidP="00D57F05">
            <w:r>
              <w:t>Order Fulfillment</w:t>
            </w:r>
          </w:p>
        </w:tc>
      </w:tr>
      <w:tr w:rsidR="00223693" w14:paraId="40B71CE7" w14:textId="77777777" w:rsidTr="00D57F05">
        <w:tc>
          <w:tcPr>
            <w:tcW w:w="2084" w:type="pct"/>
          </w:tcPr>
          <w:p w14:paraId="00D93B96" w14:textId="77777777" w:rsidR="00223693" w:rsidRDefault="00223693" w:rsidP="00D57F05">
            <w:r>
              <w:t>Service Group</w:t>
            </w:r>
          </w:p>
        </w:tc>
        <w:tc>
          <w:tcPr>
            <w:tcW w:w="2916" w:type="pct"/>
          </w:tcPr>
          <w:p w14:paraId="28CFA343" w14:textId="77777777" w:rsidR="00223693" w:rsidRDefault="00223693" w:rsidP="00D57F05">
            <w:r>
              <w:t>Payment Processing</w:t>
            </w:r>
          </w:p>
        </w:tc>
      </w:tr>
      <w:tr w:rsidR="00223693" w14:paraId="20FBD651" w14:textId="77777777" w:rsidTr="00D57F05">
        <w:tc>
          <w:tcPr>
            <w:tcW w:w="2084" w:type="pct"/>
          </w:tcPr>
          <w:p w14:paraId="4BDCADE9" w14:textId="77777777" w:rsidR="00223693" w:rsidRDefault="00223693" w:rsidP="00D57F05">
            <w:r>
              <w:t>Service Name</w:t>
            </w:r>
          </w:p>
        </w:tc>
        <w:tc>
          <w:tcPr>
            <w:tcW w:w="2916" w:type="pct"/>
          </w:tcPr>
          <w:p w14:paraId="6C0899A9" w14:textId="3AFCFD68" w:rsidR="00223693" w:rsidRPr="00EB6741" w:rsidRDefault="00EB6741" w:rsidP="00D57F05">
            <w:r w:rsidRPr="00EB6741">
              <w:rPr>
                <w:rFonts w:cs="Tahoma"/>
              </w:rPr>
              <w:t>FanaticsTasksOnPaymentHardDecline</w:t>
            </w:r>
          </w:p>
        </w:tc>
      </w:tr>
      <w:tr w:rsidR="00223693" w14:paraId="74754727" w14:textId="77777777" w:rsidTr="00D57F05">
        <w:tc>
          <w:tcPr>
            <w:tcW w:w="2084" w:type="pct"/>
          </w:tcPr>
          <w:p w14:paraId="7859A6E2" w14:textId="77777777" w:rsidR="00223693" w:rsidRDefault="00223693" w:rsidP="00D57F05">
            <w:r>
              <w:t>Service Type</w:t>
            </w:r>
          </w:p>
        </w:tc>
        <w:tc>
          <w:tcPr>
            <w:tcW w:w="2916" w:type="pct"/>
          </w:tcPr>
          <w:p w14:paraId="2264148E" w14:textId="77777777" w:rsidR="00223693" w:rsidRDefault="00223693" w:rsidP="00D57F05">
            <w:r>
              <w:t>Synchronous</w:t>
            </w:r>
          </w:p>
        </w:tc>
      </w:tr>
    </w:tbl>
    <w:p w14:paraId="4DBDA52C" w14:textId="58F4C011" w:rsidR="00223693" w:rsidRDefault="00223693" w:rsidP="00223693"/>
    <w:p w14:paraId="407942CA" w14:textId="77777777" w:rsidR="00223693" w:rsidRDefault="00223693" w:rsidP="00223693"/>
    <w:p w14:paraId="6B7FBCA6" w14:textId="66B1DD8F" w:rsidR="00223693" w:rsidRDefault="00223693" w:rsidP="00223693"/>
    <w:p w14:paraId="508D9A9A" w14:textId="77777777" w:rsidR="00223693" w:rsidRPr="00223693" w:rsidRDefault="00223693" w:rsidP="00223693"/>
    <w:p w14:paraId="14FC9E11" w14:textId="328F5620" w:rsidR="00AF2585" w:rsidRDefault="00AF2585" w:rsidP="00AF2585"/>
    <w:p w14:paraId="29788CDE" w14:textId="77777777" w:rsidR="00223693" w:rsidRDefault="00223693" w:rsidP="00AF2585"/>
    <w:p w14:paraId="0F775B04" w14:textId="77777777" w:rsidR="00223693" w:rsidRDefault="00223693" w:rsidP="00AF2585"/>
    <w:p w14:paraId="3FE7D29B" w14:textId="71B031E7" w:rsidR="00AF2585" w:rsidRDefault="00F11CE4" w:rsidP="00AF2585">
      <w:r>
        <w:rPr>
          <w:noProof/>
        </w:rPr>
        <w:drawing>
          <wp:inline distT="0" distB="0" distL="0" distR="0" wp14:anchorId="154F5C57" wp14:editId="3DCC6B3C">
            <wp:extent cx="5943223" cy="2875339"/>
            <wp:effectExtent l="152400" t="152400" r="362585" b="3632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4306" cy="2885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13117" w14:textId="361C05CC" w:rsidR="00BA7535" w:rsidRPr="00AF2585" w:rsidRDefault="00154F35" w:rsidP="00154F35">
      <w:pPr>
        <w:pStyle w:val="Heading4"/>
      </w:pPr>
      <w:r>
        <w:t>General Tab</w:t>
      </w:r>
    </w:p>
    <w:tbl>
      <w:tblPr>
        <w:tblW w:w="908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6140"/>
      </w:tblGrid>
      <w:tr w:rsidR="00D7153F" w:rsidRPr="00D7153F" w14:paraId="39B093A6" w14:textId="77777777" w:rsidTr="00F11CE4">
        <w:trPr>
          <w:trHeight w:val="142"/>
        </w:trPr>
        <w:tc>
          <w:tcPr>
            <w:tcW w:w="2946" w:type="dxa"/>
            <w:shd w:val="clear" w:color="auto" w:fill="595959"/>
          </w:tcPr>
          <w:p w14:paraId="414BB5A4" w14:textId="151B9BA1" w:rsidR="00D7153F" w:rsidRPr="00D7153F" w:rsidRDefault="00F23DF5" w:rsidP="00D7153F">
            <w:pPr>
              <w:rPr>
                <w:rFonts w:cs="Tahoma"/>
                <w:b/>
                <w:color w:val="E6E6E6"/>
              </w:rPr>
            </w:pPr>
            <w:r>
              <w:br w:type="page"/>
            </w:r>
            <w:r w:rsidR="00D7153F" w:rsidRPr="00D7153F">
              <w:rPr>
                <w:rFonts w:cs="Tahoma"/>
                <w:b/>
                <w:color w:val="E6E6E6"/>
              </w:rPr>
              <w:t>Name</w:t>
            </w:r>
          </w:p>
        </w:tc>
        <w:tc>
          <w:tcPr>
            <w:tcW w:w="6140" w:type="dxa"/>
            <w:shd w:val="clear" w:color="auto" w:fill="595959"/>
          </w:tcPr>
          <w:p w14:paraId="10842C9F" w14:textId="77777777" w:rsidR="00D7153F" w:rsidRPr="00D7153F" w:rsidRDefault="00D7153F" w:rsidP="00D7153F">
            <w:pPr>
              <w:rPr>
                <w:rFonts w:cs="Tahoma"/>
                <w:b/>
                <w:color w:val="E6E6E6"/>
              </w:rPr>
            </w:pPr>
            <w:r w:rsidRPr="00D7153F">
              <w:rPr>
                <w:rFonts w:cs="Tahoma"/>
                <w:b/>
                <w:color w:val="E6E6E6"/>
              </w:rPr>
              <w:t>Value</w:t>
            </w:r>
          </w:p>
        </w:tc>
      </w:tr>
      <w:tr w:rsidR="00D7153F" w:rsidRPr="00D7153F" w14:paraId="36B71033" w14:textId="77777777" w:rsidTr="00F11CE4">
        <w:trPr>
          <w:trHeight w:val="142"/>
        </w:trPr>
        <w:tc>
          <w:tcPr>
            <w:tcW w:w="2946" w:type="dxa"/>
          </w:tcPr>
          <w:p w14:paraId="461D1082" w14:textId="4770A908" w:rsidR="00D7153F" w:rsidRPr="00D7153F" w:rsidRDefault="00F11CE4" w:rsidP="00D7153F">
            <w:pPr>
              <w:rPr>
                <w:rFonts w:cs="Tahoma"/>
              </w:rPr>
            </w:pPr>
            <w:r>
              <w:rPr>
                <w:rFonts w:cs="Tahoma"/>
              </w:rPr>
              <w:t xml:space="preserve">API </w:t>
            </w:r>
            <w:r w:rsidR="00D7153F">
              <w:rPr>
                <w:rFonts w:cs="Tahoma"/>
              </w:rPr>
              <w:t>Name</w:t>
            </w:r>
          </w:p>
        </w:tc>
        <w:tc>
          <w:tcPr>
            <w:tcW w:w="6140" w:type="dxa"/>
          </w:tcPr>
          <w:p w14:paraId="640F36D2" w14:textId="5099A105" w:rsidR="00D7153F" w:rsidRPr="00D7153F" w:rsidRDefault="00F11CE4" w:rsidP="00F11CE4">
            <w:pPr>
              <w:rPr>
                <w:rFonts w:cs="Tahoma"/>
              </w:rPr>
            </w:pPr>
            <w:r>
              <w:rPr>
                <w:rFonts w:cs="Tahoma"/>
              </w:rPr>
              <w:t>FanaticsTasksOnPaymentHardDecline</w:t>
            </w:r>
          </w:p>
        </w:tc>
      </w:tr>
      <w:tr w:rsidR="00476122" w:rsidRPr="00D7153F" w14:paraId="745A51D2" w14:textId="77777777" w:rsidTr="00F11CE4">
        <w:trPr>
          <w:trHeight w:val="290"/>
        </w:trPr>
        <w:tc>
          <w:tcPr>
            <w:tcW w:w="2946" w:type="dxa"/>
          </w:tcPr>
          <w:p w14:paraId="789501BA" w14:textId="4DC96B19" w:rsidR="00476122" w:rsidRDefault="00F11CE4" w:rsidP="00D7153F">
            <w:pPr>
              <w:rPr>
                <w:rFonts w:cs="Tahoma"/>
              </w:rPr>
            </w:pPr>
            <w:r>
              <w:rPr>
                <w:rFonts w:cs="Tahoma"/>
              </w:rPr>
              <w:t>Class Name</w:t>
            </w:r>
          </w:p>
        </w:tc>
        <w:tc>
          <w:tcPr>
            <w:tcW w:w="6140" w:type="dxa"/>
          </w:tcPr>
          <w:p w14:paraId="07702579" w14:textId="2F127BD5" w:rsidR="00476122" w:rsidRDefault="00D819E2" w:rsidP="00D7153F">
            <w:pPr>
              <w:rPr>
                <w:rFonts w:cs="Tahoma"/>
              </w:rPr>
            </w:pPr>
            <w:proofErr w:type="spellStart"/>
            <w:r>
              <w:rPr>
                <w:rFonts w:cs="Tahoma"/>
              </w:rPr>
              <w:t>com.fanatics.staerling.api.</w:t>
            </w:r>
            <w:r w:rsidR="00F11CE4">
              <w:rPr>
                <w:rFonts w:cs="Tahoma"/>
              </w:rPr>
              <w:t>FanaticsTasksOnPaymentHardDecline</w:t>
            </w:r>
            <w:proofErr w:type="spellEnd"/>
          </w:p>
        </w:tc>
      </w:tr>
      <w:tr w:rsidR="00F11CE4" w:rsidRPr="00D7153F" w14:paraId="79EAD606" w14:textId="77777777" w:rsidTr="00F11CE4">
        <w:trPr>
          <w:trHeight w:val="290"/>
        </w:trPr>
        <w:tc>
          <w:tcPr>
            <w:tcW w:w="2946" w:type="dxa"/>
          </w:tcPr>
          <w:p w14:paraId="1D352E06" w14:textId="47983414" w:rsidR="00F11CE4" w:rsidRDefault="00F11CE4" w:rsidP="00D7153F">
            <w:pPr>
              <w:rPr>
                <w:rFonts w:cs="Tahoma"/>
              </w:rPr>
            </w:pPr>
            <w:r>
              <w:rPr>
                <w:rFonts w:cs="Tahoma"/>
              </w:rPr>
              <w:t>Method Name</w:t>
            </w:r>
          </w:p>
        </w:tc>
        <w:tc>
          <w:tcPr>
            <w:tcW w:w="6140" w:type="dxa"/>
          </w:tcPr>
          <w:p w14:paraId="1C335FB1" w14:textId="6BF10E9E" w:rsidR="00F11CE4" w:rsidRDefault="00F11CE4" w:rsidP="00D7153F">
            <w:pPr>
              <w:rPr>
                <w:rFonts w:cs="Tahoma"/>
              </w:rPr>
            </w:pPr>
            <w:proofErr w:type="spellStart"/>
            <w:r>
              <w:rPr>
                <w:rFonts w:cs="Tahoma"/>
              </w:rPr>
              <w:t>TasksOnPaymentHardDecline</w:t>
            </w:r>
            <w:proofErr w:type="spellEnd"/>
          </w:p>
        </w:tc>
      </w:tr>
    </w:tbl>
    <w:p w14:paraId="2E9D7C5C" w14:textId="2D186595" w:rsidR="00F23DF5" w:rsidRDefault="00F23DF5">
      <w:pPr>
        <w:spacing w:after="160" w:line="259" w:lineRule="auto"/>
        <w:rPr>
          <w:rFonts w:ascii="Arial" w:hAnsi="Arial" w:cs="Arial"/>
          <w:b/>
          <w:sz w:val="24"/>
        </w:rPr>
      </w:pPr>
    </w:p>
    <w:p w14:paraId="20BAFDD2" w14:textId="5125AF86" w:rsidR="00D57F05" w:rsidRDefault="00484633" w:rsidP="00D57F05">
      <w:pPr>
        <w:spacing w:after="160" w:line="259" w:lineRule="auto"/>
        <w:ind w:left="180"/>
        <w:rPr>
          <w:rFonts w:cs="Tahoma"/>
        </w:rPr>
      </w:pPr>
      <w:r>
        <w:rPr>
          <w:rFonts w:cs="Tahoma"/>
        </w:rPr>
        <w:t xml:space="preserve">This service will create a </w:t>
      </w:r>
      <w:r w:rsidR="001F2E94">
        <w:rPr>
          <w:rFonts w:cs="Tahoma"/>
        </w:rPr>
        <w:t xml:space="preserve">CAPTURE_HOLD </w:t>
      </w:r>
      <w:r>
        <w:rPr>
          <w:rFonts w:cs="Tahoma"/>
        </w:rPr>
        <w:t>o</w:t>
      </w:r>
      <w:r w:rsidR="004C7D13">
        <w:rPr>
          <w:rFonts w:cs="Tahoma"/>
        </w:rPr>
        <w:t>n the order by calling changeOrder OOB API</w:t>
      </w:r>
      <w:r>
        <w:rPr>
          <w:rFonts w:cs="Tahoma"/>
        </w:rPr>
        <w:t>. In future, this class can be utilized to perform more tasks if needed.</w:t>
      </w:r>
    </w:p>
    <w:p w14:paraId="2DCB936E" w14:textId="77777777" w:rsidR="00D57F05" w:rsidRDefault="00D57F05">
      <w:pPr>
        <w:spacing w:after="160" w:line="259" w:lineRule="auto"/>
        <w:rPr>
          <w:rFonts w:cs="Tahoma"/>
        </w:rPr>
      </w:pPr>
      <w:r>
        <w:rPr>
          <w:rFonts w:cs="Tahoma"/>
        </w:rPr>
        <w:br w:type="page"/>
      </w:r>
    </w:p>
    <w:p w14:paraId="6BDD4D93" w14:textId="2C6949E5" w:rsidR="00992499" w:rsidRDefault="00992499" w:rsidP="00801FA6">
      <w:pPr>
        <w:pStyle w:val="Heading2"/>
      </w:pPr>
      <w:bookmarkStart w:id="53" w:name="_Toc450752181"/>
      <w:r>
        <w:lastRenderedPageBreak/>
        <w:t>Service: FanaticsTasksOnPaymentServiceUnavailable</w:t>
      </w:r>
      <w:bookmarkEnd w:id="53"/>
    </w:p>
    <w:p w14:paraId="1C88CB8B" w14:textId="4B3E2BFA" w:rsidR="00DA4DB3" w:rsidRDefault="00C30016" w:rsidP="00C30016">
      <w:pPr>
        <w:ind w:left="720"/>
      </w:pPr>
      <w:r>
        <w:t>Create a new service:</w:t>
      </w:r>
    </w:p>
    <w:tbl>
      <w:tblPr>
        <w:tblStyle w:val="TableGrid"/>
        <w:tblpPr w:leftFromText="180" w:rightFromText="180" w:vertAnchor="text" w:horzAnchor="margin" w:tblpXSpec="right" w:tblpY="53"/>
        <w:tblW w:w="4689" w:type="pct"/>
        <w:tblLook w:val="04A0" w:firstRow="1" w:lastRow="0" w:firstColumn="1" w:lastColumn="0" w:noHBand="0" w:noVBand="1"/>
      </w:tblPr>
      <w:tblGrid>
        <w:gridCol w:w="3655"/>
        <w:gridCol w:w="5113"/>
      </w:tblGrid>
      <w:tr w:rsidR="00DA4DB3" w14:paraId="42A190D0" w14:textId="77777777" w:rsidTr="0019376F">
        <w:tc>
          <w:tcPr>
            <w:tcW w:w="2084" w:type="pct"/>
            <w:shd w:val="clear" w:color="auto" w:fill="BFBFBF" w:themeFill="background1" w:themeFillShade="BF"/>
          </w:tcPr>
          <w:p w14:paraId="46F562C5" w14:textId="77777777" w:rsidR="00DA4DB3" w:rsidRPr="00E00200" w:rsidRDefault="00DA4DB3" w:rsidP="0019376F">
            <w:pPr>
              <w:rPr>
                <w:b/>
              </w:rPr>
            </w:pPr>
            <w:r>
              <w:rPr>
                <w:b/>
              </w:rPr>
              <w:t>Name</w:t>
            </w:r>
          </w:p>
        </w:tc>
        <w:tc>
          <w:tcPr>
            <w:tcW w:w="2916" w:type="pct"/>
            <w:shd w:val="clear" w:color="auto" w:fill="BFBFBF" w:themeFill="background1" w:themeFillShade="BF"/>
          </w:tcPr>
          <w:p w14:paraId="4EDB0026" w14:textId="77777777" w:rsidR="00DA4DB3" w:rsidRPr="00E00200" w:rsidRDefault="00DA4DB3" w:rsidP="0019376F">
            <w:pPr>
              <w:rPr>
                <w:b/>
              </w:rPr>
            </w:pPr>
            <w:r>
              <w:rPr>
                <w:b/>
              </w:rPr>
              <w:t>Value</w:t>
            </w:r>
          </w:p>
        </w:tc>
      </w:tr>
      <w:tr w:rsidR="00DA4DB3" w14:paraId="10FE7BD1" w14:textId="77777777" w:rsidTr="0019376F">
        <w:tc>
          <w:tcPr>
            <w:tcW w:w="2084" w:type="pct"/>
          </w:tcPr>
          <w:p w14:paraId="4B3D61B0" w14:textId="77777777" w:rsidR="00DA4DB3" w:rsidRDefault="00DA4DB3" w:rsidP="0019376F">
            <w:r>
              <w:t>Process Type</w:t>
            </w:r>
          </w:p>
        </w:tc>
        <w:tc>
          <w:tcPr>
            <w:tcW w:w="2916" w:type="pct"/>
          </w:tcPr>
          <w:p w14:paraId="0CD98CE2" w14:textId="77777777" w:rsidR="00DA4DB3" w:rsidRDefault="00DA4DB3" w:rsidP="0019376F">
            <w:r>
              <w:t>Order Fulfillment</w:t>
            </w:r>
          </w:p>
        </w:tc>
      </w:tr>
      <w:tr w:rsidR="00DA4DB3" w14:paraId="24608605" w14:textId="77777777" w:rsidTr="0019376F">
        <w:tc>
          <w:tcPr>
            <w:tcW w:w="2084" w:type="pct"/>
          </w:tcPr>
          <w:p w14:paraId="0DE0BFDE" w14:textId="77777777" w:rsidR="00DA4DB3" w:rsidRDefault="00DA4DB3" w:rsidP="0019376F">
            <w:r>
              <w:t>Service Group</w:t>
            </w:r>
          </w:p>
        </w:tc>
        <w:tc>
          <w:tcPr>
            <w:tcW w:w="2916" w:type="pct"/>
          </w:tcPr>
          <w:p w14:paraId="022D714F" w14:textId="77777777" w:rsidR="00DA4DB3" w:rsidRDefault="00DA4DB3" w:rsidP="0019376F">
            <w:r>
              <w:t>Payment Processing</w:t>
            </w:r>
          </w:p>
        </w:tc>
      </w:tr>
      <w:tr w:rsidR="00DA4DB3" w14:paraId="48711158" w14:textId="77777777" w:rsidTr="0019376F">
        <w:tc>
          <w:tcPr>
            <w:tcW w:w="2084" w:type="pct"/>
          </w:tcPr>
          <w:p w14:paraId="260228A4" w14:textId="77777777" w:rsidR="00DA4DB3" w:rsidRDefault="00DA4DB3" w:rsidP="0019376F">
            <w:r>
              <w:t>Service Name</w:t>
            </w:r>
          </w:p>
        </w:tc>
        <w:tc>
          <w:tcPr>
            <w:tcW w:w="2916" w:type="pct"/>
          </w:tcPr>
          <w:p w14:paraId="3BDDD63F" w14:textId="656F1246" w:rsidR="00DA4DB3" w:rsidRPr="00EB6741" w:rsidRDefault="00DA4DB3" w:rsidP="00DA4DB3">
            <w:proofErr w:type="spellStart"/>
            <w:r w:rsidRPr="00EB6741">
              <w:rPr>
                <w:rFonts w:cs="Tahoma"/>
              </w:rPr>
              <w:t>FanaticsTasksOnPayment</w:t>
            </w:r>
            <w:r>
              <w:rPr>
                <w:rFonts w:cs="Tahoma"/>
              </w:rPr>
              <w:t>ServiceUnavialable</w:t>
            </w:r>
            <w:proofErr w:type="spellEnd"/>
          </w:p>
        </w:tc>
      </w:tr>
      <w:tr w:rsidR="00DA4DB3" w14:paraId="73C9BE8C" w14:textId="77777777" w:rsidTr="0019376F">
        <w:tc>
          <w:tcPr>
            <w:tcW w:w="2084" w:type="pct"/>
          </w:tcPr>
          <w:p w14:paraId="34B32A5F" w14:textId="77777777" w:rsidR="00DA4DB3" w:rsidRDefault="00DA4DB3" w:rsidP="0019376F">
            <w:r>
              <w:t>Service Type</w:t>
            </w:r>
          </w:p>
        </w:tc>
        <w:tc>
          <w:tcPr>
            <w:tcW w:w="2916" w:type="pct"/>
          </w:tcPr>
          <w:p w14:paraId="586D4A57" w14:textId="77777777" w:rsidR="00DA4DB3" w:rsidRDefault="00DA4DB3" w:rsidP="0019376F">
            <w:r>
              <w:t>Synchronous</w:t>
            </w:r>
          </w:p>
        </w:tc>
      </w:tr>
    </w:tbl>
    <w:p w14:paraId="1DA003FC" w14:textId="77777777" w:rsidR="00DA4DB3" w:rsidRDefault="00DA4DB3" w:rsidP="00DA4DB3"/>
    <w:p w14:paraId="1EC5AF98" w14:textId="77777777" w:rsidR="00DA4DB3" w:rsidRDefault="00DA4DB3" w:rsidP="00DA4DB3"/>
    <w:p w14:paraId="20EE13EA" w14:textId="77777777" w:rsidR="00DA4DB3" w:rsidRDefault="00DA4DB3" w:rsidP="00DA4DB3"/>
    <w:p w14:paraId="687ECC9A" w14:textId="77777777" w:rsidR="00DA4DB3" w:rsidRPr="00223693" w:rsidRDefault="00DA4DB3" w:rsidP="00DA4DB3"/>
    <w:p w14:paraId="637C0C8E" w14:textId="77777777" w:rsidR="00DA4DB3" w:rsidRDefault="00DA4DB3" w:rsidP="00DA4DB3"/>
    <w:p w14:paraId="28FA90E8" w14:textId="77777777" w:rsidR="00DA4DB3" w:rsidRDefault="00DA4DB3" w:rsidP="00DA4DB3"/>
    <w:p w14:paraId="074206E0" w14:textId="1DD40FDD" w:rsidR="00992499" w:rsidRDefault="00992499" w:rsidP="00C41A7A">
      <w:pPr>
        <w:spacing w:after="160" w:line="259" w:lineRule="auto"/>
        <w:ind w:left="720"/>
        <w:rPr>
          <w:rFonts w:cs="Tahoma"/>
        </w:rPr>
      </w:pPr>
      <w:r>
        <w:rPr>
          <w:noProof/>
        </w:rPr>
        <w:drawing>
          <wp:inline distT="0" distB="0" distL="0" distR="0" wp14:anchorId="47FB767D" wp14:editId="59044A8F">
            <wp:extent cx="5241018" cy="2700020"/>
            <wp:effectExtent l="152400" t="152400" r="360045" b="3670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6117" cy="2702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AD97BC" w14:textId="77777777" w:rsidR="00AA5952" w:rsidRPr="00F460BE" w:rsidRDefault="00AA5952" w:rsidP="00154F35">
      <w:pPr>
        <w:pStyle w:val="Heading4"/>
      </w:pPr>
      <w:r w:rsidRPr="00F460BE">
        <w:t>General Tab</w:t>
      </w:r>
    </w:p>
    <w:tbl>
      <w:tblPr>
        <w:tblW w:w="8735"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557"/>
      </w:tblGrid>
      <w:tr w:rsidR="00AA5952" w:rsidRPr="00D7153F" w14:paraId="29F0F52B" w14:textId="77777777" w:rsidTr="00D955D3">
        <w:trPr>
          <w:trHeight w:val="131"/>
        </w:trPr>
        <w:tc>
          <w:tcPr>
            <w:tcW w:w="2178" w:type="dxa"/>
            <w:shd w:val="clear" w:color="auto" w:fill="595959"/>
          </w:tcPr>
          <w:p w14:paraId="60A2DDD6" w14:textId="77777777" w:rsidR="00AA5952" w:rsidRPr="00D7153F" w:rsidRDefault="00AA5952" w:rsidP="00D955D3">
            <w:pPr>
              <w:rPr>
                <w:rFonts w:cs="Tahoma"/>
                <w:b/>
                <w:color w:val="E6E6E6"/>
              </w:rPr>
            </w:pPr>
            <w:r>
              <w:br w:type="page"/>
            </w:r>
            <w:r w:rsidRPr="00D7153F">
              <w:rPr>
                <w:rFonts w:cs="Tahoma"/>
                <w:b/>
                <w:color w:val="E6E6E6"/>
              </w:rPr>
              <w:t>Name</w:t>
            </w:r>
          </w:p>
        </w:tc>
        <w:tc>
          <w:tcPr>
            <w:tcW w:w="6557" w:type="dxa"/>
            <w:shd w:val="clear" w:color="auto" w:fill="595959"/>
          </w:tcPr>
          <w:p w14:paraId="63255313" w14:textId="77777777" w:rsidR="00AA5952" w:rsidRPr="00D7153F" w:rsidRDefault="00AA5952" w:rsidP="00D955D3">
            <w:pPr>
              <w:rPr>
                <w:rFonts w:cs="Tahoma"/>
                <w:b/>
                <w:color w:val="E6E6E6"/>
              </w:rPr>
            </w:pPr>
            <w:r w:rsidRPr="00D7153F">
              <w:rPr>
                <w:rFonts w:cs="Tahoma"/>
                <w:b/>
                <w:color w:val="E6E6E6"/>
              </w:rPr>
              <w:t>Value</w:t>
            </w:r>
          </w:p>
        </w:tc>
      </w:tr>
      <w:tr w:rsidR="00AA5952" w:rsidRPr="00D7153F" w14:paraId="68B29685" w14:textId="77777777" w:rsidTr="00D955D3">
        <w:trPr>
          <w:trHeight w:val="131"/>
        </w:trPr>
        <w:tc>
          <w:tcPr>
            <w:tcW w:w="2178" w:type="dxa"/>
          </w:tcPr>
          <w:p w14:paraId="1BFA305D" w14:textId="77777777" w:rsidR="00AA5952" w:rsidRPr="00D7153F" w:rsidRDefault="00AA5952" w:rsidP="00D955D3">
            <w:pPr>
              <w:rPr>
                <w:rFonts w:cs="Tahoma"/>
              </w:rPr>
            </w:pPr>
            <w:r>
              <w:rPr>
                <w:rFonts w:cs="Tahoma"/>
              </w:rPr>
              <w:t>API Name</w:t>
            </w:r>
          </w:p>
        </w:tc>
        <w:tc>
          <w:tcPr>
            <w:tcW w:w="6557" w:type="dxa"/>
          </w:tcPr>
          <w:p w14:paraId="681E2D09" w14:textId="383E5E7C" w:rsidR="00AA5952" w:rsidRPr="00D7153F" w:rsidRDefault="00AA5952" w:rsidP="00D955D3">
            <w:pPr>
              <w:rPr>
                <w:rFonts w:cs="Tahoma"/>
              </w:rPr>
            </w:pPr>
            <w:r>
              <w:rPr>
                <w:rFonts w:cs="Tahoma"/>
              </w:rPr>
              <w:t>F</w:t>
            </w:r>
            <w:r w:rsidR="000E2B70">
              <w:rPr>
                <w:rFonts w:cs="Tahoma"/>
              </w:rPr>
              <w:t>anaticsTasksOnPaymentServiceUnavailable</w:t>
            </w:r>
          </w:p>
        </w:tc>
      </w:tr>
      <w:tr w:rsidR="00AA5952" w:rsidRPr="00D7153F" w14:paraId="74A36454" w14:textId="77777777" w:rsidTr="00D955D3">
        <w:trPr>
          <w:trHeight w:val="269"/>
        </w:trPr>
        <w:tc>
          <w:tcPr>
            <w:tcW w:w="2178" w:type="dxa"/>
          </w:tcPr>
          <w:p w14:paraId="26456DDF" w14:textId="77777777" w:rsidR="00AA5952" w:rsidRDefault="00AA5952" w:rsidP="00D955D3">
            <w:pPr>
              <w:rPr>
                <w:rFonts w:cs="Tahoma"/>
              </w:rPr>
            </w:pPr>
            <w:r>
              <w:rPr>
                <w:rFonts w:cs="Tahoma"/>
              </w:rPr>
              <w:t>Class Name</w:t>
            </w:r>
          </w:p>
        </w:tc>
        <w:tc>
          <w:tcPr>
            <w:tcW w:w="6557" w:type="dxa"/>
          </w:tcPr>
          <w:p w14:paraId="5094B9A9" w14:textId="4FE0E9C1" w:rsidR="00AA5952" w:rsidRDefault="00610180" w:rsidP="00D955D3">
            <w:pPr>
              <w:rPr>
                <w:rFonts w:cs="Tahoma"/>
              </w:rPr>
            </w:pPr>
            <w:r>
              <w:rPr>
                <w:rFonts w:cs="Tahoma"/>
              </w:rPr>
              <w:t>com.fanatics.st</w:t>
            </w:r>
            <w:r w:rsidR="00AA5952">
              <w:rPr>
                <w:rFonts w:cs="Tahoma"/>
              </w:rPr>
              <w:t>erling.api</w:t>
            </w:r>
            <w:r>
              <w:rPr>
                <w:rFonts w:cs="Tahoma"/>
              </w:rPr>
              <w:t>.</w:t>
            </w:r>
            <w:r w:rsidR="00AA5952">
              <w:rPr>
                <w:rFonts w:cs="Tahoma"/>
              </w:rPr>
              <w:t>F</w:t>
            </w:r>
            <w:r w:rsidR="006969C6">
              <w:rPr>
                <w:rFonts w:cs="Tahoma"/>
              </w:rPr>
              <w:t>anaticsTasksOnPaymentServiceUnavailable</w:t>
            </w:r>
          </w:p>
        </w:tc>
      </w:tr>
      <w:tr w:rsidR="00AA5952" w:rsidRPr="00D7153F" w14:paraId="65EF8C30" w14:textId="77777777" w:rsidTr="00D955D3">
        <w:trPr>
          <w:trHeight w:val="269"/>
        </w:trPr>
        <w:tc>
          <w:tcPr>
            <w:tcW w:w="2178" w:type="dxa"/>
          </w:tcPr>
          <w:p w14:paraId="3B4CE5D9" w14:textId="77777777" w:rsidR="00AA5952" w:rsidRDefault="00AA5952" w:rsidP="00D955D3">
            <w:pPr>
              <w:rPr>
                <w:rFonts w:cs="Tahoma"/>
              </w:rPr>
            </w:pPr>
            <w:r>
              <w:rPr>
                <w:rFonts w:cs="Tahoma"/>
              </w:rPr>
              <w:t>Method Name</w:t>
            </w:r>
          </w:p>
        </w:tc>
        <w:tc>
          <w:tcPr>
            <w:tcW w:w="6557" w:type="dxa"/>
          </w:tcPr>
          <w:p w14:paraId="101A8F13" w14:textId="64A9C6A8" w:rsidR="00AA5952" w:rsidRDefault="006969C6" w:rsidP="00D955D3">
            <w:pPr>
              <w:rPr>
                <w:rFonts w:cs="Tahoma"/>
              </w:rPr>
            </w:pPr>
            <w:proofErr w:type="spellStart"/>
            <w:r>
              <w:rPr>
                <w:rFonts w:cs="Tahoma"/>
              </w:rPr>
              <w:t>TasksOnPaymentServiceUnavailable</w:t>
            </w:r>
            <w:proofErr w:type="spellEnd"/>
          </w:p>
        </w:tc>
      </w:tr>
    </w:tbl>
    <w:p w14:paraId="643B10F4" w14:textId="3A8290C4" w:rsidR="00AA5952" w:rsidRPr="00AA5952" w:rsidRDefault="00AA5952" w:rsidP="00C41A7A">
      <w:pPr>
        <w:spacing w:after="160" w:line="259" w:lineRule="auto"/>
        <w:ind w:left="720"/>
        <w:rPr>
          <w:rFonts w:cs="Tahoma"/>
        </w:rPr>
      </w:pPr>
      <w:r>
        <w:rPr>
          <w:noProof/>
        </w:rPr>
        <w:drawing>
          <wp:inline distT="0" distB="0" distL="0" distR="0" wp14:anchorId="6FDE9BBA" wp14:editId="2C6002FD">
            <wp:extent cx="5435600" cy="775270"/>
            <wp:effectExtent l="152400" t="152400" r="355600" b="3683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3776" cy="780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E5F1D" w14:textId="03758D17" w:rsidR="00AA5952" w:rsidRPr="00361A28" w:rsidRDefault="00AA5952" w:rsidP="00154F35">
      <w:pPr>
        <w:pStyle w:val="Heading4"/>
      </w:pPr>
      <w:r w:rsidRPr="00361A28">
        <w:t>Arguments Tab</w:t>
      </w:r>
    </w:p>
    <w:tbl>
      <w:tblPr>
        <w:tblW w:w="8735"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557"/>
      </w:tblGrid>
      <w:tr w:rsidR="00AA5952" w:rsidRPr="00D7153F" w14:paraId="4168B4D9" w14:textId="77777777" w:rsidTr="00D955D3">
        <w:trPr>
          <w:trHeight w:val="131"/>
        </w:trPr>
        <w:tc>
          <w:tcPr>
            <w:tcW w:w="2178" w:type="dxa"/>
            <w:shd w:val="clear" w:color="auto" w:fill="595959"/>
          </w:tcPr>
          <w:p w14:paraId="36637ED4" w14:textId="77777777" w:rsidR="00AA5952" w:rsidRPr="00D7153F" w:rsidRDefault="00AA5952" w:rsidP="00D955D3">
            <w:pPr>
              <w:rPr>
                <w:rFonts w:cs="Tahoma"/>
                <w:b/>
                <w:color w:val="E6E6E6"/>
              </w:rPr>
            </w:pPr>
            <w:r>
              <w:br w:type="page"/>
            </w:r>
            <w:r w:rsidRPr="00D7153F">
              <w:rPr>
                <w:rFonts w:cs="Tahoma"/>
                <w:b/>
                <w:color w:val="E6E6E6"/>
              </w:rPr>
              <w:t>Name</w:t>
            </w:r>
          </w:p>
        </w:tc>
        <w:tc>
          <w:tcPr>
            <w:tcW w:w="6557" w:type="dxa"/>
            <w:shd w:val="clear" w:color="auto" w:fill="595959"/>
          </w:tcPr>
          <w:p w14:paraId="220553B3" w14:textId="77777777" w:rsidR="00AA5952" w:rsidRPr="00D7153F" w:rsidRDefault="00AA5952" w:rsidP="00D955D3">
            <w:pPr>
              <w:rPr>
                <w:rFonts w:cs="Tahoma"/>
                <w:b/>
                <w:color w:val="E6E6E6"/>
              </w:rPr>
            </w:pPr>
            <w:r w:rsidRPr="00D7153F">
              <w:rPr>
                <w:rFonts w:cs="Tahoma"/>
                <w:b/>
                <w:color w:val="E6E6E6"/>
              </w:rPr>
              <w:t>Value</w:t>
            </w:r>
          </w:p>
        </w:tc>
      </w:tr>
      <w:tr w:rsidR="00AA5952" w:rsidRPr="00D7153F" w14:paraId="354F1AFE" w14:textId="77777777" w:rsidTr="00D955D3">
        <w:trPr>
          <w:trHeight w:val="131"/>
        </w:trPr>
        <w:tc>
          <w:tcPr>
            <w:tcW w:w="2178" w:type="dxa"/>
          </w:tcPr>
          <w:p w14:paraId="68EEB2DC" w14:textId="11917DE6" w:rsidR="00AA5952" w:rsidRPr="00D7153F" w:rsidRDefault="004C4B4C" w:rsidP="00D955D3">
            <w:pPr>
              <w:rPr>
                <w:rFonts w:cs="Tahoma"/>
              </w:rPr>
            </w:pPr>
            <w:r>
              <w:rPr>
                <w:rFonts w:cs="Tahoma"/>
              </w:rPr>
              <w:t>Retry</w:t>
            </w:r>
            <w:r w:rsidR="00AA5952">
              <w:rPr>
                <w:rFonts w:cs="Tahoma"/>
              </w:rPr>
              <w:t>IntervalMinutes</w:t>
            </w:r>
          </w:p>
        </w:tc>
        <w:tc>
          <w:tcPr>
            <w:tcW w:w="6557" w:type="dxa"/>
          </w:tcPr>
          <w:p w14:paraId="28508D72" w14:textId="66409BD4" w:rsidR="00AA5952" w:rsidRPr="00D7153F" w:rsidRDefault="00AA5952" w:rsidP="00D955D3">
            <w:pPr>
              <w:rPr>
                <w:rFonts w:cs="Tahoma"/>
              </w:rPr>
            </w:pPr>
            <w:r>
              <w:rPr>
                <w:rFonts w:cs="Tahoma"/>
              </w:rPr>
              <w:t>30</w:t>
            </w:r>
          </w:p>
        </w:tc>
      </w:tr>
    </w:tbl>
    <w:p w14:paraId="2A4705EE" w14:textId="54F3CE71" w:rsidR="00D955D3" w:rsidRDefault="00D955D3" w:rsidP="005756CA">
      <w:pPr>
        <w:pStyle w:val="NoSpacing"/>
        <w:ind w:left="720"/>
      </w:pPr>
      <w:r>
        <w:lastRenderedPageBreak/>
        <w:t xml:space="preserve">This service will call </w:t>
      </w:r>
      <w:r w:rsidR="000E2B70">
        <w:t>OOB API changeOrder to stamp the</w:t>
      </w:r>
      <w:r w:rsidR="005C1E4C">
        <w:t xml:space="preserve"> next</w:t>
      </w:r>
      <w:r w:rsidR="000E2B70">
        <w:t xml:space="preserve"> </w:t>
      </w:r>
      <w:r w:rsidR="000E2B70" w:rsidRPr="000E2B70">
        <w:t>CollectionDate at the level Order/PaymentMethods/PaymentMethod/PaymentDetails/@CollectionDate</w:t>
      </w:r>
      <w:r w:rsidR="000E2B70">
        <w:t xml:space="preserve">. </w:t>
      </w:r>
    </w:p>
    <w:p w14:paraId="28439D18" w14:textId="10270010" w:rsidR="005C1E4C" w:rsidRPr="005756CA" w:rsidRDefault="005C1E4C" w:rsidP="005756CA">
      <w:pPr>
        <w:pStyle w:val="ListParagraph"/>
        <w:numPr>
          <w:ilvl w:val="0"/>
          <w:numId w:val="20"/>
        </w:numPr>
        <w:spacing w:after="160" w:line="480" w:lineRule="auto"/>
        <w:ind w:left="1440"/>
        <w:rPr>
          <w:rFonts w:ascii="Arial" w:hAnsi="Arial" w:cs="Arial"/>
          <w:b/>
          <w:sz w:val="24"/>
        </w:rPr>
      </w:pPr>
      <w:r w:rsidRPr="005756CA">
        <w:rPr>
          <w:rFonts w:cs="Tahoma"/>
        </w:rPr>
        <w:t>New CollectionDate = sysdate + RetryIntervalMinutes.</w:t>
      </w:r>
    </w:p>
    <w:p w14:paraId="4E5028C9" w14:textId="6B8B8C21" w:rsidR="00AA5952" w:rsidRPr="002717C0" w:rsidRDefault="002717C0" w:rsidP="005756CA">
      <w:pPr>
        <w:pStyle w:val="Heading2"/>
        <w:numPr>
          <w:ilvl w:val="1"/>
          <w:numId w:val="18"/>
        </w:numPr>
      </w:pPr>
      <w:bookmarkStart w:id="54" w:name="_Toc450752182"/>
      <w:r>
        <w:t xml:space="preserve">Transaction: </w:t>
      </w:r>
      <w:r w:rsidRPr="002717C0">
        <w:t>CHECK_PAYMENT_ALERTS.0001.ex</w:t>
      </w:r>
      <w:bookmarkEnd w:id="54"/>
    </w:p>
    <w:p w14:paraId="0393331A" w14:textId="35F5D865" w:rsidR="00D7153F" w:rsidRDefault="00992499" w:rsidP="00DB3A1A">
      <w:pPr>
        <w:spacing w:after="160" w:line="259" w:lineRule="auto"/>
        <w:ind w:left="720"/>
        <w:rPr>
          <w:noProof/>
        </w:rPr>
      </w:pPr>
      <w:r>
        <w:t xml:space="preserve"> </w:t>
      </w:r>
      <w:r w:rsidR="00C41A7A">
        <w:rPr>
          <w:noProof/>
        </w:rPr>
        <w:t xml:space="preserve">Create a new transaction in ‘OrderFulfillment </w:t>
      </w:r>
      <w:r w:rsidR="00C41A7A">
        <w:rPr>
          <w:noProof/>
        </w:rPr>
        <w:sym w:font="Wingdings" w:char="F0E0"/>
      </w:r>
      <w:r w:rsidR="00C41A7A">
        <w:rPr>
          <w:noProof/>
        </w:rPr>
        <w:t xml:space="preserve"> Transactions’</w:t>
      </w:r>
    </w:p>
    <w:p w14:paraId="2BDD2FEC" w14:textId="4D5E4398" w:rsidR="002717C0" w:rsidRPr="00E24AFB" w:rsidRDefault="00C41A7A" w:rsidP="00C30016">
      <w:pPr>
        <w:spacing w:after="160" w:line="259" w:lineRule="auto"/>
        <w:ind w:left="720"/>
        <w:rPr>
          <w:rFonts w:cs="Tahoma"/>
        </w:rPr>
      </w:pPr>
      <w:r w:rsidRPr="00C41A7A">
        <w:rPr>
          <w:noProof/>
        </w:rPr>
        <w:drawing>
          <wp:inline distT="0" distB="0" distL="0" distR="0" wp14:anchorId="3E8067E5" wp14:editId="02C8C9EA">
            <wp:extent cx="4902200" cy="3314222"/>
            <wp:effectExtent l="152400" t="152400" r="355600" b="3625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3512" cy="331510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35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22"/>
      </w:tblGrid>
      <w:tr w:rsidR="002717C0" w:rsidRPr="00E24AFB" w14:paraId="06B8DDDA" w14:textId="77777777" w:rsidTr="00DB3A1A">
        <w:tc>
          <w:tcPr>
            <w:tcW w:w="352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F843C7C" w14:textId="77777777" w:rsidR="002717C0" w:rsidRPr="00E24AFB" w:rsidRDefault="002717C0" w:rsidP="00D759B7">
            <w:pPr>
              <w:rPr>
                <w:rFonts w:cs="Tahoma"/>
                <w:b/>
                <w:color w:val="E6E6E6"/>
              </w:rPr>
            </w:pPr>
            <w:r>
              <w:rPr>
                <w:rFonts w:cs="Tahoma"/>
                <w:b/>
                <w:color w:val="E6E6E6"/>
              </w:rPr>
              <w:t>Name</w:t>
            </w:r>
          </w:p>
        </w:tc>
        <w:tc>
          <w:tcPr>
            <w:tcW w:w="5822"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F115363" w14:textId="77777777" w:rsidR="002717C0" w:rsidRPr="00E24AFB" w:rsidRDefault="002717C0" w:rsidP="00D759B7">
            <w:pPr>
              <w:rPr>
                <w:rFonts w:cs="Tahoma"/>
                <w:b/>
                <w:color w:val="E6E6E6"/>
              </w:rPr>
            </w:pPr>
            <w:r>
              <w:rPr>
                <w:rFonts w:cs="Tahoma"/>
                <w:b/>
                <w:color w:val="E6E6E6"/>
              </w:rPr>
              <w:t>Value</w:t>
            </w:r>
          </w:p>
        </w:tc>
      </w:tr>
      <w:tr w:rsidR="002717C0" w:rsidRPr="00E24AFB" w14:paraId="37B03A93" w14:textId="77777777" w:rsidTr="00DB3A1A">
        <w:tc>
          <w:tcPr>
            <w:tcW w:w="3528" w:type="dxa"/>
          </w:tcPr>
          <w:p w14:paraId="7D23A26C" w14:textId="77777777" w:rsidR="002717C0" w:rsidRPr="00E24AFB" w:rsidRDefault="002717C0" w:rsidP="00D759B7">
            <w:pPr>
              <w:rPr>
                <w:rFonts w:cs="Tahoma"/>
              </w:rPr>
            </w:pPr>
            <w:r w:rsidRPr="00E24AFB">
              <w:rPr>
                <w:rFonts w:cs="Tahoma"/>
              </w:rPr>
              <w:t>Transaction ID</w:t>
            </w:r>
          </w:p>
        </w:tc>
        <w:tc>
          <w:tcPr>
            <w:tcW w:w="5822" w:type="dxa"/>
          </w:tcPr>
          <w:p w14:paraId="5B1B0C35" w14:textId="4FDA357F" w:rsidR="002717C0" w:rsidRPr="00E24AFB" w:rsidRDefault="002717C0" w:rsidP="004C4B4C">
            <w:pPr>
              <w:rPr>
                <w:rFonts w:cs="Tahoma"/>
              </w:rPr>
            </w:pPr>
            <w:r w:rsidRPr="002717C0">
              <w:rPr>
                <w:rFonts w:cs="Tahoma"/>
              </w:rPr>
              <w:t>CHECK_PAYMENT_ALERTS</w:t>
            </w:r>
          </w:p>
        </w:tc>
      </w:tr>
      <w:tr w:rsidR="00C41A7A" w:rsidRPr="00E24AFB" w14:paraId="09792E40" w14:textId="77777777" w:rsidTr="00DB3A1A">
        <w:tc>
          <w:tcPr>
            <w:tcW w:w="3528" w:type="dxa"/>
          </w:tcPr>
          <w:p w14:paraId="218F019E" w14:textId="7BF13CB1" w:rsidR="00C41A7A" w:rsidRPr="00E24AFB" w:rsidRDefault="00C41A7A" w:rsidP="00C41A7A">
            <w:pPr>
              <w:rPr>
                <w:rFonts w:cs="Tahoma"/>
              </w:rPr>
            </w:pPr>
            <w:r>
              <w:rPr>
                <w:rFonts w:cs="Tahoma"/>
              </w:rPr>
              <w:t>Transaction Name</w:t>
            </w:r>
          </w:p>
        </w:tc>
        <w:tc>
          <w:tcPr>
            <w:tcW w:w="5822" w:type="dxa"/>
          </w:tcPr>
          <w:p w14:paraId="063DBC9B" w14:textId="70B23F18" w:rsidR="00C41A7A" w:rsidRPr="00E24AFB" w:rsidRDefault="00C41A7A" w:rsidP="00C41A7A">
            <w:pPr>
              <w:rPr>
                <w:rFonts w:cs="Tahoma"/>
              </w:rPr>
            </w:pPr>
            <w:r>
              <w:rPr>
                <w:rFonts w:cs="Tahoma"/>
              </w:rPr>
              <w:t>Check Payment Alerts</w:t>
            </w:r>
          </w:p>
        </w:tc>
      </w:tr>
      <w:tr w:rsidR="00C41A7A" w:rsidRPr="00E24AFB" w14:paraId="0F1BDA35" w14:textId="77777777" w:rsidTr="00DB3A1A">
        <w:tc>
          <w:tcPr>
            <w:tcW w:w="3528" w:type="dxa"/>
          </w:tcPr>
          <w:p w14:paraId="5EA07FBA" w14:textId="4C2F47BB" w:rsidR="00C41A7A" w:rsidRPr="00E24AFB" w:rsidRDefault="00C41A7A" w:rsidP="00C41A7A">
            <w:pPr>
              <w:rPr>
                <w:rFonts w:cs="Tahoma"/>
              </w:rPr>
            </w:pPr>
            <w:r>
              <w:rPr>
                <w:rFonts w:cs="Tahoma"/>
              </w:rPr>
              <w:t>Time Triggered</w:t>
            </w:r>
          </w:p>
        </w:tc>
        <w:tc>
          <w:tcPr>
            <w:tcW w:w="5822" w:type="dxa"/>
          </w:tcPr>
          <w:p w14:paraId="4E50DC2F" w14:textId="74F5A225" w:rsidR="00C41A7A" w:rsidRPr="00E24AFB" w:rsidRDefault="00C41A7A" w:rsidP="00C41A7A">
            <w:pPr>
              <w:rPr>
                <w:rFonts w:cs="Tahoma"/>
              </w:rPr>
            </w:pPr>
            <w:r>
              <w:rPr>
                <w:rFonts w:cs="Tahoma"/>
              </w:rPr>
              <w:t>Checked</w:t>
            </w:r>
          </w:p>
        </w:tc>
      </w:tr>
      <w:tr w:rsidR="00B24540" w:rsidRPr="00E24AFB" w14:paraId="24FBF5F5" w14:textId="77777777" w:rsidTr="00DB3A1A">
        <w:tc>
          <w:tcPr>
            <w:tcW w:w="3528" w:type="dxa"/>
          </w:tcPr>
          <w:p w14:paraId="50CC5D31" w14:textId="0E503232" w:rsidR="00B24540" w:rsidRPr="00E24AFB" w:rsidRDefault="00B24540" w:rsidP="00B24540">
            <w:pPr>
              <w:rPr>
                <w:rFonts w:cs="Tahoma"/>
              </w:rPr>
            </w:pPr>
            <w:r>
              <w:rPr>
                <w:rFonts w:cs="Tahoma"/>
              </w:rPr>
              <w:t>Java Class</w:t>
            </w:r>
          </w:p>
        </w:tc>
        <w:tc>
          <w:tcPr>
            <w:tcW w:w="5822" w:type="dxa"/>
          </w:tcPr>
          <w:p w14:paraId="4B1FFB64" w14:textId="35A27258" w:rsidR="00B24540" w:rsidRPr="00E24AFB" w:rsidRDefault="00B24540" w:rsidP="00B24540">
            <w:pPr>
              <w:rPr>
                <w:rFonts w:cs="Tahoma"/>
              </w:rPr>
            </w:pPr>
            <w:r w:rsidRPr="005E67DA">
              <w:rPr>
                <w:rFonts w:cs="Tahoma"/>
              </w:rPr>
              <w:t>com.fanatics.sterling.agent.FANCheckForPaymentAlerts</w:t>
            </w:r>
          </w:p>
        </w:tc>
      </w:tr>
      <w:tr w:rsidR="00B24540" w:rsidRPr="00E24AFB" w14:paraId="7F9B4E34" w14:textId="77777777" w:rsidTr="00DB3A1A">
        <w:tc>
          <w:tcPr>
            <w:tcW w:w="3528" w:type="dxa"/>
          </w:tcPr>
          <w:p w14:paraId="31A2030F" w14:textId="38C9D834" w:rsidR="00B24540" w:rsidRPr="00E24AFB" w:rsidRDefault="00B24540" w:rsidP="00B24540">
            <w:pPr>
              <w:rPr>
                <w:rFonts w:cs="Tahoma"/>
              </w:rPr>
            </w:pPr>
            <w:r>
              <w:rPr>
                <w:rFonts w:cs="Tahoma"/>
              </w:rPr>
              <w:t xml:space="preserve">Criteria ID </w:t>
            </w:r>
          </w:p>
        </w:tc>
        <w:tc>
          <w:tcPr>
            <w:tcW w:w="5822" w:type="dxa"/>
          </w:tcPr>
          <w:p w14:paraId="2F5C3649" w14:textId="4FD1F08B" w:rsidR="00B24540" w:rsidRPr="00E24AFB" w:rsidRDefault="00B24540" w:rsidP="00B24540">
            <w:pPr>
              <w:rPr>
                <w:rFonts w:cs="Tahoma"/>
              </w:rPr>
            </w:pPr>
            <w:r w:rsidRPr="00B24540">
              <w:rPr>
                <w:rFonts w:cs="Tahoma"/>
              </w:rPr>
              <w:t>CHECK_PAYMENT_ALERTS</w:t>
            </w:r>
          </w:p>
        </w:tc>
      </w:tr>
      <w:tr w:rsidR="00B24540" w:rsidRPr="00E24AFB" w14:paraId="3D7233DD" w14:textId="77777777" w:rsidTr="00DB3A1A">
        <w:tc>
          <w:tcPr>
            <w:tcW w:w="3528" w:type="dxa"/>
          </w:tcPr>
          <w:p w14:paraId="7EC3F3C3" w14:textId="77777777" w:rsidR="00B24540" w:rsidRPr="00E24AFB" w:rsidRDefault="00B24540" w:rsidP="00B24540">
            <w:pPr>
              <w:rPr>
                <w:rFonts w:cs="Tahoma"/>
              </w:rPr>
            </w:pPr>
            <w:r w:rsidRPr="00E24AFB">
              <w:rPr>
                <w:rFonts w:cs="Tahoma"/>
              </w:rPr>
              <w:t>AgentServer Name</w:t>
            </w:r>
          </w:p>
        </w:tc>
        <w:tc>
          <w:tcPr>
            <w:tcW w:w="5822" w:type="dxa"/>
          </w:tcPr>
          <w:p w14:paraId="3E6B824A" w14:textId="1FA0F449" w:rsidR="00B24540" w:rsidRPr="00E24AFB" w:rsidRDefault="00B24540" w:rsidP="00B24540">
            <w:pPr>
              <w:rPr>
                <w:rFonts w:cs="Tahoma"/>
              </w:rPr>
            </w:pPr>
            <w:r>
              <w:rPr>
                <w:rFonts w:cs="Tahoma"/>
              </w:rPr>
              <w:t>FAN</w:t>
            </w:r>
            <w:r w:rsidRPr="00E24AFB">
              <w:rPr>
                <w:rFonts w:cs="Tahoma"/>
              </w:rPr>
              <w:t>Payment</w:t>
            </w:r>
            <w:r>
              <w:rPr>
                <w:rFonts w:cs="Tahoma"/>
              </w:rPr>
              <w:t>Alerts</w:t>
            </w:r>
            <w:r w:rsidRPr="00E24AFB">
              <w:rPr>
                <w:rFonts w:cs="Tahoma"/>
              </w:rPr>
              <w:t>Agent</w:t>
            </w:r>
            <w:r>
              <w:rPr>
                <w:rFonts w:cs="Tahoma"/>
              </w:rPr>
              <w:t>Server</w:t>
            </w:r>
          </w:p>
        </w:tc>
      </w:tr>
      <w:tr w:rsidR="00B24540" w:rsidRPr="00E24AFB" w14:paraId="2FA1D1F4" w14:textId="77777777" w:rsidTr="00DB3A1A">
        <w:tc>
          <w:tcPr>
            <w:tcW w:w="3528" w:type="dxa"/>
          </w:tcPr>
          <w:p w14:paraId="613C7D19" w14:textId="55ABB9B2" w:rsidR="00B24540" w:rsidRPr="00E24AFB" w:rsidRDefault="00B24540" w:rsidP="00B24540">
            <w:pPr>
              <w:rPr>
                <w:rFonts w:cs="Tahoma"/>
              </w:rPr>
            </w:pPr>
            <w:r>
              <w:rPr>
                <w:rFonts w:cs="Tahoma"/>
              </w:rPr>
              <w:t>Alert Queue Name</w:t>
            </w:r>
          </w:p>
        </w:tc>
        <w:tc>
          <w:tcPr>
            <w:tcW w:w="5822" w:type="dxa"/>
          </w:tcPr>
          <w:p w14:paraId="689823C9" w14:textId="182FAEC3" w:rsidR="00B24540" w:rsidRPr="00E24AFB" w:rsidRDefault="00B24540" w:rsidP="00B24540">
            <w:pPr>
              <w:rPr>
                <w:rFonts w:cs="Tahoma"/>
              </w:rPr>
            </w:pPr>
            <w:r>
              <w:rPr>
                <w:rFonts w:cs="Tahoma"/>
              </w:rPr>
              <w:t>FAN Payment Failures</w:t>
            </w:r>
          </w:p>
        </w:tc>
      </w:tr>
      <w:tr w:rsidR="00236C39" w:rsidRPr="00E24AFB" w14:paraId="0AAB6369" w14:textId="77777777" w:rsidTr="00DB3A1A">
        <w:tc>
          <w:tcPr>
            <w:tcW w:w="3528" w:type="dxa"/>
          </w:tcPr>
          <w:p w14:paraId="35D8E4E7" w14:textId="53592EC4" w:rsidR="00236C39" w:rsidRDefault="00236C39" w:rsidP="00236C39">
            <w:pPr>
              <w:rPr>
                <w:rFonts w:cs="Tahoma"/>
              </w:rPr>
            </w:pPr>
            <w:r>
              <w:t>JMS Queue Name</w:t>
            </w:r>
          </w:p>
        </w:tc>
        <w:tc>
          <w:tcPr>
            <w:tcW w:w="5822" w:type="dxa"/>
          </w:tcPr>
          <w:p w14:paraId="5CD24B9B" w14:textId="53588547" w:rsidR="00236C39" w:rsidRDefault="00236C39" w:rsidP="00236C39">
            <w:pPr>
              <w:rPr>
                <w:rFonts w:cs="Tahoma"/>
              </w:rPr>
            </w:pPr>
            <w:r w:rsidRPr="00236C39">
              <w:t>${PaymentAlert.Queue}</w:t>
            </w:r>
          </w:p>
        </w:tc>
      </w:tr>
      <w:tr w:rsidR="00236C39" w:rsidRPr="00E24AFB" w14:paraId="4334B419" w14:textId="77777777" w:rsidTr="00DB3A1A">
        <w:tc>
          <w:tcPr>
            <w:tcW w:w="3528" w:type="dxa"/>
          </w:tcPr>
          <w:p w14:paraId="478F27C6" w14:textId="5BEC9B98" w:rsidR="00236C39" w:rsidRDefault="00236C39" w:rsidP="00236C39">
            <w:pPr>
              <w:rPr>
                <w:rFonts w:cs="Tahoma"/>
              </w:rPr>
            </w:pPr>
            <w:r>
              <w:t>No. of Threads</w:t>
            </w:r>
          </w:p>
        </w:tc>
        <w:tc>
          <w:tcPr>
            <w:tcW w:w="5822" w:type="dxa"/>
          </w:tcPr>
          <w:p w14:paraId="59F5BBDB" w14:textId="1F19EBB7" w:rsidR="00236C39" w:rsidRDefault="00236C39" w:rsidP="00236C39">
            <w:pPr>
              <w:rPr>
                <w:rFonts w:cs="Tahoma"/>
              </w:rPr>
            </w:pPr>
            <w:r>
              <w:t>1</w:t>
            </w:r>
          </w:p>
        </w:tc>
      </w:tr>
      <w:tr w:rsidR="00236C39" w:rsidRPr="00E24AFB" w14:paraId="0EE23AD9" w14:textId="77777777" w:rsidTr="00DB3A1A">
        <w:tc>
          <w:tcPr>
            <w:tcW w:w="3528" w:type="dxa"/>
          </w:tcPr>
          <w:p w14:paraId="4A2445EA" w14:textId="4074889F" w:rsidR="00236C39" w:rsidRDefault="00236C39" w:rsidP="00236C39">
            <w:pPr>
              <w:rPr>
                <w:rFonts w:cs="Tahoma"/>
              </w:rPr>
            </w:pPr>
            <w:r>
              <w:t>Initial Context Factory</w:t>
            </w:r>
          </w:p>
        </w:tc>
        <w:tc>
          <w:tcPr>
            <w:tcW w:w="5822" w:type="dxa"/>
          </w:tcPr>
          <w:p w14:paraId="6C9AEF7B" w14:textId="2216B61F" w:rsidR="00236C39" w:rsidRDefault="00236C39" w:rsidP="00236C39">
            <w:pPr>
              <w:rPr>
                <w:rFonts w:cs="Tahoma"/>
              </w:rPr>
            </w:pPr>
            <w:r>
              <w:t>File</w:t>
            </w:r>
          </w:p>
        </w:tc>
      </w:tr>
      <w:tr w:rsidR="00236C39" w:rsidRPr="00E24AFB" w14:paraId="5F9CCEB6" w14:textId="77777777" w:rsidTr="00DB3A1A">
        <w:tc>
          <w:tcPr>
            <w:tcW w:w="3528" w:type="dxa"/>
          </w:tcPr>
          <w:p w14:paraId="32048EDD" w14:textId="064D7823" w:rsidR="00236C39" w:rsidRDefault="00236C39" w:rsidP="00236C39">
            <w:pPr>
              <w:rPr>
                <w:rFonts w:cs="Tahoma"/>
              </w:rPr>
            </w:pPr>
            <w:r>
              <w:t>Provider URL</w:t>
            </w:r>
          </w:p>
        </w:tc>
        <w:tc>
          <w:tcPr>
            <w:tcW w:w="5822" w:type="dxa"/>
          </w:tcPr>
          <w:p w14:paraId="73E97E3D" w14:textId="6506888A" w:rsidR="00236C39" w:rsidRDefault="00236C39" w:rsidP="00236C39">
            <w:pPr>
              <w:rPr>
                <w:rFonts w:cs="Tahoma"/>
              </w:rPr>
            </w:pPr>
            <w:r w:rsidRPr="00C35006">
              <w:t>${AgentServer.ProviderURL}</w:t>
            </w:r>
          </w:p>
        </w:tc>
      </w:tr>
      <w:tr w:rsidR="00236C39" w:rsidRPr="00E24AFB" w14:paraId="576BA030" w14:textId="77777777" w:rsidTr="00DB3A1A">
        <w:tc>
          <w:tcPr>
            <w:tcW w:w="3528" w:type="dxa"/>
          </w:tcPr>
          <w:p w14:paraId="269CD985" w14:textId="46B10E51" w:rsidR="00236C39" w:rsidRDefault="00236C39" w:rsidP="00236C39">
            <w:pPr>
              <w:rPr>
                <w:rFonts w:cs="Tahoma"/>
              </w:rPr>
            </w:pPr>
            <w:r>
              <w:t>Connection Factory</w:t>
            </w:r>
          </w:p>
        </w:tc>
        <w:tc>
          <w:tcPr>
            <w:tcW w:w="5822" w:type="dxa"/>
          </w:tcPr>
          <w:p w14:paraId="6A51991B" w14:textId="117F20C1" w:rsidR="00236C39" w:rsidRDefault="00236C39" w:rsidP="00236C39">
            <w:pPr>
              <w:rPr>
                <w:rFonts w:cs="Tahoma"/>
              </w:rPr>
            </w:pPr>
            <w:r w:rsidRPr="00C35006">
              <w:t>${AgentServer.QCF}</w:t>
            </w:r>
          </w:p>
        </w:tc>
      </w:tr>
      <w:tr w:rsidR="00236C39" w:rsidRPr="00E24AFB" w14:paraId="052FD9DB" w14:textId="77777777" w:rsidTr="00DB3A1A">
        <w:tc>
          <w:tcPr>
            <w:tcW w:w="3528" w:type="dxa"/>
          </w:tcPr>
          <w:p w14:paraId="76BB4578" w14:textId="6A245ADC" w:rsidR="00236C39" w:rsidRDefault="00236C39" w:rsidP="00236C39">
            <w:pPr>
              <w:rPr>
                <w:rFonts w:cs="Tahoma"/>
              </w:rPr>
            </w:pPr>
            <w:r w:rsidRPr="00E24AFB">
              <w:rPr>
                <w:rFonts w:cs="Tahoma"/>
              </w:rPr>
              <w:t xml:space="preserve">Schedule Trigger </w:t>
            </w:r>
            <w:r>
              <w:rPr>
                <w:rFonts w:cs="Tahoma"/>
              </w:rPr>
              <w:t xml:space="preserve">Message </w:t>
            </w:r>
            <w:r w:rsidRPr="00E24AFB">
              <w:rPr>
                <w:rFonts w:cs="Tahoma"/>
              </w:rPr>
              <w:t>Interval</w:t>
            </w:r>
          </w:p>
        </w:tc>
        <w:tc>
          <w:tcPr>
            <w:tcW w:w="5822" w:type="dxa"/>
          </w:tcPr>
          <w:p w14:paraId="09651052" w14:textId="3D650EF7" w:rsidR="00236C39" w:rsidRPr="005E67DA" w:rsidRDefault="00236C39" w:rsidP="00236C39">
            <w:pPr>
              <w:rPr>
                <w:rFonts w:cs="Tahoma"/>
              </w:rPr>
            </w:pPr>
            <w:r>
              <w:rPr>
                <w:rFonts w:cs="Tahoma"/>
              </w:rPr>
              <w:t>30</w:t>
            </w:r>
          </w:p>
        </w:tc>
      </w:tr>
    </w:tbl>
    <w:p w14:paraId="62628923" w14:textId="013FB1C3" w:rsidR="00AA098D" w:rsidRDefault="00AA098D" w:rsidP="00D42B53">
      <w:pPr>
        <w:pStyle w:val="Heading2"/>
      </w:pPr>
      <w:bookmarkStart w:id="55" w:name="_Toc450752183"/>
      <w:r w:rsidRPr="00E24AFB">
        <w:lastRenderedPageBreak/>
        <w:t>Payment Method</w:t>
      </w:r>
      <w:bookmarkEnd w:id="46"/>
      <w:r w:rsidR="00D42B53">
        <w:t xml:space="preserve"> configuration</w:t>
      </w:r>
      <w:bookmarkEnd w:id="55"/>
    </w:p>
    <w:p w14:paraId="7CB08B69" w14:textId="77777777" w:rsidR="002B02B1" w:rsidRPr="00E24AFB" w:rsidRDefault="002B02B1" w:rsidP="002B02B1">
      <w:pPr>
        <w:ind w:left="720"/>
        <w:rPr>
          <w:rFonts w:cs="Tahoma"/>
        </w:rPr>
      </w:pPr>
      <w:r>
        <w:rPr>
          <w:rFonts w:cs="Tahoma"/>
        </w:rPr>
        <w:t xml:space="preserve">Navigate to </w:t>
      </w:r>
      <w:r w:rsidRPr="00E24AFB">
        <w:rPr>
          <w:rFonts w:cs="Tahoma"/>
        </w:rPr>
        <w:t>Sterling Business Center -&gt;</w:t>
      </w:r>
      <w:r>
        <w:rPr>
          <w:rFonts w:cs="Tahoma"/>
        </w:rPr>
        <w:t xml:space="preserve"> Load  ‘FANATICS_WEB’ </w:t>
      </w:r>
      <w:r w:rsidRPr="007829D7">
        <w:rPr>
          <w:rFonts w:cs="Tahoma"/>
        </w:rPr>
        <w:sym w:font="Wingdings" w:char="F0E0"/>
      </w:r>
      <w:r>
        <w:rPr>
          <w:rFonts w:cs="Tahoma"/>
        </w:rPr>
        <w:t xml:space="preserve"> </w:t>
      </w:r>
      <w:r w:rsidRPr="00E24AFB">
        <w:rPr>
          <w:rFonts w:cs="Tahoma"/>
        </w:rPr>
        <w:t xml:space="preserve">System Setup Tab </w:t>
      </w:r>
    </w:p>
    <w:p w14:paraId="1BE146AA" w14:textId="77777777" w:rsidR="002B02B1" w:rsidRPr="00E24AFB" w:rsidRDefault="002B02B1" w:rsidP="002B02B1">
      <w:pPr>
        <w:ind w:left="720"/>
        <w:rPr>
          <w:rFonts w:cs="Tahoma"/>
        </w:rPr>
      </w:pPr>
      <w:r w:rsidRPr="00E24AFB">
        <w:rPr>
          <w:rFonts w:cs="Tahoma"/>
        </w:rPr>
        <w:t>-&gt; Payments</w:t>
      </w:r>
      <w:r>
        <w:rPr>
          <w:rFonts w:cs="Tahoma"/>
        </w:rPr>
        <w:t xml:space="preserve"> </w:t>
      </w:r>
      <w:r w:rsidRPr="002B02B1">
        <w:rPr>
          <w:rFonts w:cs="Tahoma"/>
        </w:rPr>
        <w:sym w:font="Wingdings" w:char="F0E0"/>
      </w:r>
      <w:r>
        <w:rPr>
          <w:rFonts w:cs="Tahoma"/>
        </w:rPr>
        <w:t xml:space="preserve"> Payment Types</w:t>
      </w:r>
      <w:r w:rsidRPr="00E24AFB">
        <w:rPr>
          <w:rFonts w:cs="Tahoma"/>
        </w:rPr>
        <w:t>.</w:t>
      </w:r>
    </w:p>
    <w:p w14:paraId="2C60A3A1" w14:textId="77777777" w:rsidR="002B02B1" w:rsidRPr="00E24AFB" w:rsidRDefault="002B02B1" w:rsidP="002B02B1">
      <w:pPr>
        <w:ind w:left="720"/>
        <w:rPr>
          <w:rFonts w:cs="Tahoma"/>
        </w:rPr>
      </w:pPr>
      <w:r w:rsidRPr="002B02B1">
        <w:rPr>
          <w:rFonts w:cs="Tahoma"/>
          <w:noProof/>
        </w:rPr>
        <w:drawing>
          <wp:inline distT="0" distB="0" distL="0" distR="0" wp14:anchorId="12720FFD" wp14:editId="3CDC0EBD">
            <wp:extent cx="5086677" cy="2275418"/>
            <wp:effectExtent l="152400" t="152400" r="361950" b="3536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2244" cy="2277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EBE0F75" w14:textId="76A143FA" w:rsidR="00D42B53" w:rsidRDefault="00D42B53" w:rsidP="00D42B53">
      <w:pPr>
        <w:pStyle w:val="Heading3"/>
      </w:pPr>
      <w:bookmarkStart w:id="56" w:name="_Toc450752184"/>
      <w:r>
        <w:t>Payment Types:</w:t>
      </w:r>
      <w:bookmarkEnd w:id="56"/>
    </w:p>
    <w:p w14:paraId="23B9B3CD" w14:textId="77777777" w:rsidR="007829D7" w:rsidRPr="007829D7" w:rsidRDefault="007829D7" w:rsidP="007829D7"/>
    <w:p w14:paraId="36D74176" w14:textId="117084A3" w:rsidR="00E34F3A" w:rsidRPr="007829D7" w:rsidRDefault="00E34F3A" w:rsidP="007E62E5">
      <w:pPr>
        <w:pStyle w:val="ListParagraph"/>
        <w:numPr>
          <w:ilvl w:val="0"/>
          <w:numId w:val="10"/>
        </w:numPr>
        <w:rPr>
          <w:rFonts w:cs="Tahoma"/>
          <w:b/>
          <w:u w:val="single"/>
        </w:rPr>
      </w:pPr>
      <w:r>
        <w:rPr>
          <w:rFonts w:cs="Tahoma"/>
          <w:b/>
          <w:u w:val="single"/>
        </w:rPr>
        <w:t>ACCOUNT BALANCE</w:t>
      </w:r>
    </w:p>
    <w:p w14:paraId="7AF7251A" w14:textId="77777777" w:rsidR="00E34F3A" w:rsidRPr="002B02B1" w:rsidRDefault="00E34F3A" w:rsidP="007E62E5">
      <w:pPr>
        <w:pStyle w:val="ListParagraph"/>
        <w:numPr>
          <w:ilvl w:val="1"/>
          <w:numId w:val="10"/>
        </w:numPr>
        <w:rPr>
          <w:rFonts w:cs="Tahoma"/>
        </w:rPr>
      </w:pPr>
      <w:r w:rsidRPr="002B02B1">
        <w:rPr>
          <w:rFonts w:cs="Tahoma"/>
        </w:rPr>
        <w:t xml:space="preserve">Navigate to </w:t>
      </w:r>
      <w:r>
        <w:rPr>
          <w:rFonts w:cs="Tahoma"/>
        </w:rPr>
        <w:t>Payment Type</w:t>
      </w:r>
      <w:r w:rsidRPr="002B02B1">
        <w:rPr>
          <w:rFonts w:cs="Tahoma"/>
        </w:rPr>
        <w:t xml:space="preserve"> -&gt; Create Payment Type</w:t>
      </w:r>
    </w:p>
    <w:p w14:paraId="118F7A04" w14:textId="106F2401" w:rsidR="00E34F3A" w:rsidRPr="00E24AFB" w:rsidRDefault="002C1385" w:rsidP="00E34F3A">
      <w:pPr>
        <w:ind w:left="1800"/>
        <w:rPr>
          <w:rFonts w:cs="Tahoma"/>
        </w:rPr>
      </w:pPr>
      <w:r w:rsidRPr="002C1385">
        <w:rPr>
          <w:rFonts w:cs="Tahoma"/>
          <w:noProof/>
        </w:rPr>
        <w:drawing>
          <wp:inline distT="0" distB="0" distL="0" distR="0" wp14:anchorId="12C4F243" wp14:editId="5E952AB2">
            <wp:extent cx="5377130" cy="1505137"/>
            <wp:effectExtent l="152400" t="152400" r="35750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6443" cy="151614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6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960"/>
      </w:tblGrid>
      <w:tr w:rsidR="00A41010" w:rsidRPr="00E24AFB" w14:paraId="3C77C570" w14:textId="77777777" w:rsidTr="00B766BB">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0F933EE" w14:textId="70A1D0B0" w:rsidR="00A41010" w:rsidRPr="00E24AFB" w:rsidRDefault="00A41010" w:rsidP="00D955D3">
            <w:pPr>
              <w:rPr>
                <w:rFonts w:cs="Tahoma"/>
                <w:b/>
                <w:color w:val="E6E6E6"/>
              </w:rPr>
            </w:pPr>
            <w:r>
              <w:rPr>
                <w:rFonts w:cs="Tahoma"/>
                <w:b/>
                <w:color w:val="E6E6E6"/>
              </w:rPr>
              <w:t>Name</w:t>
            </w:r>
          </w:p>
        </w:tc>
        <w:tc>
          <w:tcPr>
            <w:tcW w:w="396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334A1797" w14:textId="7B512707" w:rsidR="00A41010" w:rsidRPr="00E24AFB" w:rsidRDefault="00A41010" w:rsidP="00D955D3">
            <w:pPr>
              <w:rPr>
                <w:rFonts w:cs="Tahoma"/>
                <w:b/>
                <w:color w:val="E6E6E6"/>
              </w:rPr>
            </w:pPr>
            <w:r>
              <w:rPr>
                <w:rFonts w:cs="Tahoma"/>
                <w:b/>
                <w:color w:val="E6E6E6"/>
              </w:rPr>
              <w:t>Value</w:t>
            </w:r>
          </w:p>
        </w:tc>
      </w:tr>
      <w:tr w:rsidR="00A41010" w:rsidRPr="00E24AFB" w14:paraId="517D7C13" w14:textId="77777777" w:rsidTr="00B766BB">
        <w:tc>
          <w:tcPr>
            <w:tcW w:w="2808" w:type="dxa"/>
          </w:tcPr>
          <w:p w14:paraId="59DE1B66" w14:textId="3DBBFD70" w:rsidR="00A41010" w:rsidRPr="00E24AFB" w:rsidRDefault="00A41010" w:rsidP="00D955D3">
            <w:pPr>
              <w:rPr>
                <w:rFonts w:cs="Tahoma"/>
              </w:rPr>
            </w:pPr>
            <w:r>
              <w:rPr>
                <w:rFonts w:cs="Tahoma"/>
              </w:rPr>
              <w:t>Payment Type ID</w:t>
            </w:r>
          </w:p>
        </w:tc>
        <w:tc>
          <w:tcPr>
            <w:tcW w:w="3960" w:type="dxa"/>
          </w:tcPr>
          <w:p w14:paraId="38CDFD5C" w14:textId="2959B61A" w:rsidR="00A41010" w:rsidRPr="00E24AFB" w:rsidRDefault="00A41010" w:rsidP="00D955D3">
            <w:pPr>
              <w:rPr>
                <w:rFonts w:cs="Tahoma"/>
              </w:rPr>
            </w:pPr>
            <w:r>
              <w:rPr>
                <w:rFonts w:cs="Tahoma"/>
              </w:rPr>
              <w:t>ACCOUNT_BALANCE</w:t>
            </w:r>
          </w:p>
        </w:tc>
      </w:tr>
      <w:tr w:rsidR="00A41010" w:rsidRPr="00E24AFB" w14:paraId="7A0AA51C" w14:textId="77777777" w:rsidTr="00B766BB">
        <w:tc>
          <w:tcPr>
            <w:tcW w:w="2808" w:type="dxa"/>
          </w:tcPr>
          <w:p w14:paraId="560DD3F2" w14:textId="328F6CC6" w:rsidR="00A41010" w:rsidRPr="00E24AFB" w:rsidRDefault="00A41010" w:rsidP="00D955D3">
            <w:pPr>
              <w:rPr>
                <w:rFonts w:cs="Tahoma"/>
              </w:rPr>
            </w:pPr>
            <w:r>
              <w:rPr>
                <w:rFonts w:cs="Tahoma"/>
              </w:rPr>
              <w:t>Payment Type Group</w:t>
            </w:r>
          </w:p>
        </w:tc>
        <w:tc>
          <w:tcPr>
            <w:tcW w:w="3960" w:type="dxa"/>
          </w:tcPr>
          <w:p w14:paraId="6B88CC18" w14:textId="153E364F" w:rsidR="00A41010" w:rsidRPr="00E24AFB" w:rsidRDefault="00A41010" w:rsidP="00D955D3">
            <w:pPr>
              <w:rPr>
                <w:rFonts w:cs="Tahoma"/>
              </w:rPr>
            </w:pPr>
            <w:r>
              <w:rPr>
                <w:rFonts w:cs="Tahoma"/>
              </w:rPr>
              <w:t>Other</w:t>
            </w:r>
          </w:p>
        </w:tc>
      </w:tr>
      <w:tr w:rsidR="00A41010" w:rsidRPr="00E24AFB" w14:paraId="0C5BE94D" w14:textId="77777777" w:rsidTr="00B766BB">
        <w:tc>
          <w:tcPr>
            <w:tcW w:w="2808" w:type="dxa"/>
          </w:tcPr>
          <w:p w14:paraId="056D0EB3" w14:textId="71C8D951" w:rsidR="00A41010" w:rsidRPr="00E24AFB" w:rsidRDefault="00A41010" w:rsidP="00D955D3">
            <w:pPr>
              <w:rPr>
                <w:rFonts w:cs="Tahoma"/>
              </w:rPr>
            </w:pPr>
            <w:r>
              <w:rPr>
                <w:rFonts w:cs="Tahoma"/>
              </w:rPr>
              <w:t>Description</w:t>
            </w:r>
          </w:p>
        </w:tc>
        <w:tc>
          <w:tcPr>
            <w:tcW w:w="3960" w:type="dxa"/>
          </w:tcPr>
          <w:p w14:paraId="43D98F51" w14:textId="724FB4AC" w:rsidR="00A41010" w:rsidRPr="00E24AFB" w:rsidRDefault="00A41010" w:rsidP="00D955D3">
            <w:pPr>
              <w:rPr>
                <w:rFonts w:cs="Tahoma"/>
              </w:rPr>
            </w:pPr>
            <w:r>
              <w:rPr>
                <w:rFonts w:cs="Tahoma"/>
              </w:rPr>
              <w:t>Account Balance</w:t>
            </w:r>
          </w:p>
        </w:tc>
      </w:tr>
    </w:tbl>
    <w:p w14:paraId="56143643" w14:textId="77777777" w:rsidR="00A41010" w:rsidRDefault="00A41010" w:rsidP="00A41010">
      <w:pPr>
        <w:pStyle w:val="ListParagraph"/>
        <w:ind w:left="2160"/>
        <w:rPr>
          <w:rFonts w:cs="Tahoma"/>
        </w:rPr>
      </w:pPr>
    </w:p>
    <w:p w14:paraId="28AF550D" w14:textId="3253DB63" w:rsidR="00E34F3A" w:rsidRDefault="00E34F3A" w:rsidP="007E62E5">
      <w:pPr>
        <w:pStyle w:val="ListParagraph"/>
        <w:numPr>
          <w:ilvl w:val="1"/>
          <w:numId w:val="10"/>
        </w:numPr>
        <w:rPr>
          <w:rFonts w:cs="Tahoma"/>
        </w:rPr>
      </w:pPr>
      <w:r>
        <w:rPr>
          <w:rFonts w:cs="Tahoma"/>
        </w:rPr>
        <w:t>Save</w:t>
      </w:r>
    </w:p>
    <w:p w14:paraId="695E8AB8" w14:textId="77777777" w:rsidR="00E34F3A" w:rsidRPr="002B02B1" w:rsidRDefault="00E34F3A" w:rsidP="007E62E5">
      <w:pPr>
        <w:pStyle w:val="ListParagraph"/>
        <w:numPr>
          <w:ilvl w:val="1"/>
          <w:numId w:val="10"/>
        </w:numPr>
        <w:rPr>
          <w:rFonts w:cs="Tahoma"/>
        </w:rPr>
      </w:pPr>
      <w:r>
        <w:rPr>
          <w:rFonts w:cs="Tahoma"/>
        </w:rPr>
        <w:t>Configure the payment type parameters as follows:</w:t>
      </w:r>
    </w:p>
    <w:p w14:paraId="6AFC9B1E" w14:textId="77777777" w:rsidR="00E34F3A" w:rsidRPr="00E24AFB" w:rsidRDefault="00E34F3A" w:rsidP="00E34F3A">
      <w:pPr>
        <w:ind w:left="720"/>
        <w:rPr>
          <w:rFonts w:cs="Tahoma"/>
        </w:rPr>
      </w:pPr>
    </w:p>
    <w:p w14:paraId="77D7CBC6" w14:textId="314DF611" w:rsidR="00E34F3A" w:rsidRDefault="00B044E0" w:rsidP="00E34F3A">
      <w:pPr>
        <w:ind w:left="2160"/>
        <w:rPr>
          <w:rFonts w:cs="Tahoma"/>
        </w:rPr>
      </w:pPr>
      <w:r w:rsidRPr="00B044E0">
        <w:rPr>
          <w:rFonts w:cs="Tahoma"/>
          <w:noProof/>
        </w:rPr>
        <w:lastRenderedPageBreak/>
        <w:drawing>
          <wp:inline distT="0" distB="0" distL="0" distR="0" wp14:anchorId="16E5B661" wp14:editId="16DBDF58">
            <wp:extent cx="4201119" cy="4494855"/>
            <wp:effectExtent l="152400" t="152400" r="371475" b="3632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6314" cy="452181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B766BB" w:rsidRPr="00E24AFB" w14:paraId="5ACAE2BA" w14:textId="77777777" w:rsidTr="00B766BB">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7E1D49E" w14:textId="77777777" w:rsidR="00B766BB" w:rsidRPr="00E24AFB" w:rsidRDefault="00B766BB"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DA695BA" w14:textId="77777777" w:rsidR="00B766BB" w:rsidRPr="00E24AFB" w:rsidRDefault="00B766BB" w:rsidP="00D955D3">
            <w:pPr>
              <w:rPr>
                <w:rFonts w:cs="Tahoma"/>
                <w:b/>
                <w:color w:val="E6E6E6"/>
              </w:rPr>
            </w:pPr>
            <w:r>
              <w:rPr>
                <w:rFonts w:cs="Tahoma"/>
                <w:b/>
                <w:color w:val="E6E6E6"/>
              </w:rPr>
              <w:t>Value</w:t>
            </w:r>
          </w:p>
        </w:tc>
      </w:tr>
      <w:tr w:rsidR="00B766BB" w:rsidRPr="00E24AFB" w14:paraId="75674E28" w14:textId="77777777" w:rsidTr="00B766BB">
        <w:tc>
          <w:tcPr>
            <w:tcW w:w="4698" w:type="dxa"/>
          </w:tcPr>
          <w:p w14:paraId="3468D176" w14:textId="7FAA8832" w:rsidR="00B766BB" w:rsidRPr="00E24AFB" w:rsidRDefault="00B766BB" w:rsidP="00D955D3">
            <w:pPr>
              <w:rPr>
                <w:rFonts w:cs="Tahoma"/>
              </w:rPr>
            </w:pPr>
            <w:r>
              <w:rPr>
                <w:rFonts w:cs="Tahoma"/>
              </w:rPr>
              <w:t>Valid For return</w:t>
            </w:r>
          </w:p>
        </w:tc>
        <w:tc>
          <w:tcPr>
            <w:tcW w:w="2700" w:type="dxa"/>
          </w:tcPr>
          <w:p w14:paraId="3438782E" w14:textId="4B6F7EC7" w:rsidR="00B766BB" w:rsidRPr="00E24AFB" w:rsidRDefault="00B766BB" w:rsidP="00D955D3">
            <w:pPr>
              <w:rPr>
                <w:rFonts w:cs="Tahoma"/>
              </w:rPr>
            </w:pPr>
            <w:r>
              <w:rPr>
                <w:rFonts w:cs="Tahoma"/>
              </w:rPr>
              <w:t>Unchecked</w:t>
            </w:r>
          </w:p>
        </w:tc>
      </w:tr>
      <w:tr w:rsidR="00B766BB" w:rsidRPr="00E24AFB" w14:paraId="5DA9BD62" w14:textId="77777777" w:rsidTr="00B766BB">
        <w:tc>
          <w:tcPr>
            <w:tcW w:w="4698" w:type="dxa"/>
          </w:tcPr>
          <w:p w14:paraId="172E3F62" w14:textId="18925510" w:rsidR="00B766BB" w:rsidRPr="00E24AFB" w:rsidRDefault="00B766BB" w:rsidP="00D955D3">
            <w:pPr>
              <w:rPr>
                <w:rFonts w:cs="Tahoma"/>
              </w:rPr>
            </w:pPr>
            <w:r>
              <w:rPr>
                <w:rFonts w:cs="Tahoma"/>
              </w:rPr>
              <w:t>Charge Sequence</w:t>
            </w:r>
          </w:p>
        </w:tc>
        <w:tc>
          <w:tcPr>
            <w:tcW w:w="2700" w:type="dxa"/>
          </w:tcPr>
          <w:p w14:paraId="644246F9" w14:textId="1F280A46" w:rsidR="00B766BB" w:rsidRPr="00E24AFB" w:rsidRDefault="00B766BB" w:rsidP="00D955D3">
            <w:pPr>
              <w:rPr>
                <w:rFonts w:cs="Tahoma"/>
              </w:rPr>
            </w:pPr>
            <w:r>
              <w:rPr>
                <w:rFonts w:cs="Tahoma"/>
              </w:rPr>
              <w:t>1</w:t>
            </w:r>
          </w:p>
        </w:tc>
      </w:tr>
      <w:tr w:rsidR="00B044E0" w:rsidRPr="00E24AFB" w14:paraId="20ABA975" w14:textId="77777777" w:rsidTr="00B766BB">
        <w:tc>
          <w:tcPr>
            <w:tcW w:w="4698" w:type="dxa"/>
          </w:tcPr>
          <w:p w14:paraId="53D34D44" w14:textId="0CF20D93" w:rsidR="00B044E0" w:rsidRPr="00E24AFB" w:rsidRDefault="00B044E0" w:rsidP="00B044E0">
            <w:pPr>
              <w:rPr>
                <w:rFonts w:cs="Tahoma"/>
              </w:rPr>
            </w:pPr>
            <w:r>
              <w:rPr>
                <w:rFonts w:cs="Tahoma"/>
              </w:rPr>
              <w:t>Partial Reversal Supported</w:t>
            </w:r>
          </w:p>
        </w:tc>
        <w:tc>
          <w:tcPr>
            <w:tcW w:w="2700" w:type="dxa"/>
          </w:tcPr>
          <w:p w14:paraId="6C47FC6C" w14:textId="3265E9DF" w:rsidR="00B044E0" w:rsidRPr="00E24AFB" w:rsidRDefault="00B044E0" w:rsidP="00B044E0">
            <w:pPr>
              <w:rPr>
                <w:rFonts w:cs="Tahoma"/>
              </w:rPr>
            </w:pPr>
            <w:r>
              <w:rPr>
                <w:rFonts w:cs="Tahoma"/>
              </w:rPr>
              <w:t>Checked</w:t>
            </w:r>
          </w:p>
        </w:tc>
      </w:tr>
      <w:tr w:rsidR="00B044E0" w:rsidRPr="00E24AFB" w14:paraId="1FA9BD19" w14:textId="77777777" w:rsidTr="00B766BB">
        <w:tc>
          <w:tcPr>
            <w:tcW w:w="4698" w:type="dxa"/>
          </w:tcPr>
          <w:p w14:paraId="228286D8" w14:textId="0AC9E8F5" w:rsidR="00B044E0" w:rsidRDefault="00B044E0" w:rsidP="00B044E0">
            <w:pPr>
              <w:rPr>
                <w:rFonts w:cs="Tahoma"/>
              </w:rPr>
            </w:pPr>
            <w:r>
              <w:rPr>
                <w:rFonts w:cs="Tahoma"/>
              </w:rPr>
              <w:t>Authorization Reversal Strategy</w:t>
            </w:r>
          </w:p>
        </w:tc>
        <w:tc>
          <w:tcPr>
            <w:tcW w:w="2700" w:type="dxa"/>
          </w:tcPr>
          <w:p w14:paraId="047BE26A" w14:textId="7EFAA36A" w:rsidR="00B044E0" w:rsidRDefault="00B044E0" w:rsidP="00B044E0">
            <w:pPr>
              <w:rPr>
                <w:rFonts w:cs="Tahoma"/>
              </w:rPr>
            </w:pPr>
            <w:r>
              <w:rPr>
                <w:rFonts w:cs="Tahoma"/>
              </w:rPr>
              <w:t>Reverse Excess</w:t>
            </w:r>
          </w:p>
        </w:tc>
      </w:tr>
      <w:tr w:rsidR="00B766BB" w:rsidRPr="00E24AFB" w14:paraId="4E98F252" w14:textId="77777777" w:rsidTr="00B766BB">
        <w:tc>
          <w:tcPr>
            <w:tcW w:w="4698" w:type="dxa"/>
          </w:tcPr>
          <w:p w14:paraId="5A1693DA" w14:textId="3D71938F" w:rsidR="00B766BB" w:rsidRDefault="00B766BB" w:rsidP="00D955D3">
            <w:pPr>
              <w:rPr>
                <w:rFonts w:cs="Tahoma"/>
              </w:rPr>
            </w:pPr>
            <w:r>
              <w:rPr>
                <w:rFonts w:cs="Tahoma"/>
              </w:rPr>
              <w:t>Allow Authorization To Exceed Settlement Request</w:t>
            </w:r>
          </w:p>
        </w:tc>
        <w:tc>
          <w:tcPr>
            <w:tcW w:w="2700" w:type="dxa"/>
          </w:tcPr>
          <w:p w14:paraId="2F32E571" w14:textId="215707F4" w:rsidR="00B766BB" w:rsidRDefault="00B766BB" w:rsidP="00D955D3">
            <w:pPr>
              <w:rPr>
                <w:rFonts w:cs="Tahoma"/>
              </w:rPr>
            </w:pPr>
            <w:r>
              <w:rPr>
                <w:rFonts w:cs="Tahoma"/>
              </w:rPr>
              <w:t>Checked.</w:t>
            </w:r>
          </w:p>
        </w:tc>
      </w:tr>
    </w:tbl>
    <w:p w14:paraId="3969ABC3" w14:textId="77777777" w:rsidR="00B766BB" w:rsidRPr="00E24AFB" w:rsidRDefault="00B766BB" w:rsidP="00E34F3A">
      <w:pPr>
        <w:ind w:left="2160"/>
        <w:rPr>
          <w:rFonts w:cs="Tahoma"/>
        </w:rPr>
      </w:pPr>
    </w:p>
    <w:p w14:paraId="3AAD9E37" w14:textId="4D52FDEC" w:rsidR="00E34F3A" w:rsidRPr="00E34F3A" w:rsidRDefault="00E34F3A" w:rsidP="007E62E5">
      <w:pPr>
        <w:pStyle w:val="ListParagraph"/>
        <w:numPr>
          <w:ilvl w:val="1"/>
          <w:numId w:val="10"/>
        </w:numPr>
        <w:rPr>
          <w:rFonts w:cs="Tahoma"/>
          <w:b/>
          <w:u w:val="single"/>
        </w:rPr>
      </w:pPr>
      <w:r w:rsidRPr="00F70D15">
        <w:rPr>
          <w:rFonts w:cs="Tahoma"/>
        </w:rPr>
        <w:t>Save</w:t>
      </w:r>
    </w:p>
    <w:p w14:paraId="03E4205A" w14:textId="77777777" w:rsidR="00E34F3A" w:rsidRPr="00E34F3A" w:rsidRDefault="00E34F3A" w:rsidP="00E34F3A">
      <w:pPr>
        <w:pStyle w:val="ListParagraph"/>
        <w:ind w:left="2160"/>
        <w:rPr>
          <w:rFonts w:cs="Tahoma"/>
          <w:b/>
          <w:u w:val="single"/>
        </w:rPr>
      </w:pPr>
    </w:p>
    <w:p w14:paraId="469D5B06" w14:textId="77777777" w:rsidR="00A07B12" w:rsidRDefault="00A07B12">
      <w:pPr>
        <w:spacing w:after="160" w:line="259" w:lineRule="auto"/>
        <w:rPr>
          <w:rFonts w:cs="Tahoma"/>
          <w:b/>
          <w:u w:val="single"/>
        </w:rPr>
      </w:pPr>
      <w:r>
        <w:rPr>
          <w:rFonts w:cs="Tahoma"/>
          <w:b/>
          <w:u w:val="single"/>
        </w:rPr>
        <w:br w:type="page"/>
      </w:r>
    </w:p>
    <w:p w14:paraId="7BF824C2" w14:textId="52CABC0F" w:rsidR="00E34F3A" w:rsidRPr="007829D7" w:rsidRDefault="00E34F3A" w:rsidP="007E62E5">
      <w:pPr>
        <w:pStyle w:val="ListParagraph"/>
        <w:numPr>
          <w:ilvl w:val="0"/>
          <w:numId w:val="10"/>
        </w:numPr>
        <w:rPr>
          <w:rFonts w:cs="Tahoma"/>
          <w:b/>
          <w:u w:val="single"/>
        </w:rPr>
      </w:pPr>
      <w:r>
        <w:rPr>
          <w:rFonts w:cs="Tahoma"/>
          <w:b/>
          <w:u w:val="single"/>
        </w:rPr>
        <w:lastRenderedPageBreak/>
        <w:t>GIFT CERTIFICATE</w:t>
      </w:r>
    </w:p>
    <w:p w14:paraId="66582A44" w14:textId="77777777" w:rsidR="00E34F3A" w:rsidRPr="002B02B1" w:rsidRDefault="00E34F3A" w:rsidP="007E62E5">
      <w:pPr>
        <w:pStyle w:val="ListParagraph"/>
        <w:numPr>
          <w:ilvl w:val="1"/>
          <w:numId w:val="10"/>
        </w:numPr>
        <w:rPr>
          <w:rFonts w:cs="Tahoma"/>
        </w:rPr>
      </w:pPr>
      <w:r w:rsidRPr="002B02B1">
        <w:rPr>
          <w:rFonts w:cs="Tahoma"/>
        </w:rPr>
        <w:t xml:space="preserve">Navigate to </w:t>
      </w:r>
      <w:r>
        <w:rPr>
          <w:rFonts w:cs="Tahoma"/>
        </w:rPr>
        <w:t>Payment Type</w:t>
      </w:r>
      <w:r w:rsidRPr="002B02B1">
        <w:rPr>
          <w:rFonts w:cs="Tahoma"/>
        </w:rPr>
        <w:t xml:space="preserve"> -&gt; Create Payment Type</w:t>
      </w:r>
    </w:p>
    <w:p w14:paraId="5F5A58D4" w14:textId="139CA57F" w:rsidR="00E34F3A" w:rsidRDefault="00A07B12" w:rsidP="00E34F3A">
      <w:pPr>
        <w:ind w:left="1800"/>
        <w:rPr>
          <w:rFonts w:cs="Tahoma"/>
        </w:rPr>
      </w:pPr>
      <w:r w:rsidRPr="00A07B12">
        <w:rPr>
          <w:rFonts w:cs="Tahoma"/>
          <w:noProof/>
        </w:rPr>
        <w:drawing>
          <wp:inline distT="0" distB="0" distL="0" distR="0" wp14:anchorId="330C4F5D" wp14:editId="31F1EE78">
            <wp:extent cx="4577869" cy="1390650"/>
            <wp:effectExtent l="152400" t="152400" r="35623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982" cy="144992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6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960"/>
      </w:tblGrid>
      <w:tr w:rsidR="00DD2A04" w:rsidRPr="00E24AFB" w14:paraId="5C72FE0F"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7838DD4E" w14:textId="77777777" w:rsidR="00DD2A04" w:rsidRPr="00E24AFB" w:rsidRDefault="00DD2A04" w:rsidP="00D955D3">
            <w:pPr>
              <w:rPr>
                <w:rFonts w:cs="Tahoma"/>
                <w:b/>
                <w:color w:val="E6E6E6"/>
              </w:rPr>
            </w:pPr>
            <w:r>
              <w:rPr>
                <w:rFonts w:cs="Tahoma"/>
                <w:b/>
                <w:color w:val="E6E6E6"/>
              </w:rPr>
              <w:t>Name</w:t>
            </w:r>
          </w:p>
        </w:tc>
        <w:tc>
          <w:tcPr>
            <w:tcW w:w="396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388EE1A3" w14:textId="77777777" w:rsidR="00DD2A04" w:rsidRPr="00E24AFB" w:rsidRDefault="00DD2A04" w:rsidP="00D955D3">
            <w:pPr>
              <w:rPr>
                <w:rFonts w:cs="Tahoma"/>
                <w:b/>
                <w:color w:val="E6E6E6"/>
              </w:rPr>
            </w:pPr>
            <w:r>
              <w:rPr>
                <w:rFonts w:cs="Tahoma"/>
                <w:b/>
                <w:color w:val="E6E6E6"/>
              </w:rPr>
              <w:t>Value</w:t>
            </w:r>
          </w:p>
        </w:tc>
      </w:tr>
      <w:tr w:rsidR="00DD2A04" w:rsidRPr="00E24AFB" w14:paraId="77482FA6" w14:textId="77777777" w:rsidTr="00D955D3">
        <w:tc>
          <w:tcPr>
            <w:tcW w:w="2808" w:type="dxa"/>
          </w:tcPr>
          <w:p w14:paraId="4289691B" w14:textId="77777777" w:rsidR="00DD2A04" w:rsidRPr="00E24AFB" w:rsidRDefault="00DD2A04" w:rsidP="00D955D3">
            <w:pPr>
              <w:rPr>
                <w:rFonts w:cs="Tahoma"/>
              </w:rPr>
            </w:pPr>
            <w:r>
              <w:rPr>
                <w:rFonts w:cs="Tahoma"/>
              </w:rPr>
              <w:t>Payment Type ID</w:t>
            </w:r>
          </w:p>
        </w:tc>
        <w:tc>
          <w:tcPr>
            <w:tcW w:w="3960" w:type="dxa"/>
          </w:tcPr>
          <w:p w14:paraId="2C91FA9D" w14:textId="606DA8F0" w:rsidR="00DD2A04" w:rsidRPr="00E24AFB" w:rsidRDefault="00DD2A04" w:rsidP="00D955D3">
            <w:pPr>
              <w:rPr>
                <w:rFonts w:cs="Tahoma"/>
              </w:rPr>
            </w:pPr>
            <w:r>
              <w:rPr>
                <w:rFonts w:cs="Tahoma"/>
              </w:rPr>
              <w:t>GIFTCERTIFICATE</w:t>
            </w:r>
          </w:p>
        </w:tc>
      </w:tr>
      <w:tr w:rsidR="00DD2A04" w:rsidRPr="00E24AFB" w14:paraId="7326A120" w14:textId="77777777" w:rsidTr="00D955D3">
        <w:tc>
          <w:tcPr>
            <w:tcW w:w="2808" w:type="dxa"/>
          </w:tcPr>
          <w:p w14:paraId="2758F29C" w14:textId="77777777" w:rsidR="00DD2A04" w:rsidRPr="00E24AFB" w:rsidRDefault="00DD2A04" w:rsidP="00D955D3">
            <w:pPr>
              <w:rPr>
                <w:rFonts w:cs="Tahoma"/>
              </w:rPr>
            </w:pPr>
            <w:r>
              <w:rPr>
                <w:rFonts w:cs="Tahoma"/>
              </w:rPr>
              <w:t>Payment Type Group</w:t>
            </w:r>
          </w:p>
        </w:tc>
        <w:tc>
          <w:tcPr>
            <w:tcW w:w="3960" w:type="dxa"/>
          </w:tcPr>
          <w:p w14:paraId="1A601587" w14:textId="26938113" w:rsidR="00DD2A04" w:rsidRPr="00E24AFB" w:rsidRDefault="00DD2A04" w:rsidP="00D955D3">
            <w:pPr>
              <w:rPr>
                <w:rFonts w:cs="Tahoma"/>
              </w:rPr>
            </w:pPr>
            <w:r>
              <w:rPr>
                <w:rFonts w:cs="Tahoma"/>
              </w:rPr>
              <w:t>Stored value Card</w:t>
            </w:r>
          </w:p>
        </w:tc>
      </w:tr>
      <w:tr w:rsidR="00DD2A04" w:rsidRPr="00E24AFB" w14:paraId="43BD70B8" w14:textId="77777777" w:rsidTr="00D955D3">
        <w:tc>
          <w:tcPr>
            <w:tcW w:w="2808" w:type="dxa"/>
          </w:tcPr>
          <w:p w14:paraId="2C003499" w14:textId="77777777" w:rsidR="00DD2A04" w:rsidRPr="00E24AFB" w:rsidRDefault="00DD2A04" w:rsidP="00D955D3">
            <w:pPr>
              <w:rPr>
                <w:rFonts w:cs="Tahoma"/>
              </w:rPr>
            </w:pPr>
            <w:r>
              <w:rPr>
                <w:rFonts w:cs="Tahoma"/>
              </w:rPr>
              <w:t>Description</w:t>
            </w:r>
          </w:p>
        </w:tc>
        <w:tc>
          <w:tcPr>
            <w:tcW w:w="3960" w:type="dxa"/>
          </w:tcPr>
          <w:p w14:paraId="1EEEA1AF" w14:textId="41232A0A" w:rsidR="00DD2A04" w:rsidRPr="00E24AFB" w:rsidRDefault="00DD2A04" w:rsidP="00D955D3">
            <w:pPr>
              <w:rPr>
                <w:rFonts w:cs="Tahoma"/>
              </w:rPr>
            </w:pPr>
            <w:r>
              <w:rPr>
                <w:rFonts w:cs="Tahoma"/>
              </w:rPr>
              <w:t>GIFT CERTIFICATE</w:t>
            </w:r>
          </w:p>
        </w:tc>
      </w:tr>
    </w:tbl>
    <w:p w14:paraId="7B85C5A3" w14:textId="77777777" w:rsidR="00DD2A04" w:rsidRPr="00E24AFB" w:rsidRDefault="00DD2A04" w:rsidP="00E34F3A">
      <w:pPr>
        <w:ind w:left="1800"/>
        <w:rPr>
          <w:rFonts w:cs="Tahoma"/>
        </w:rPr>
      </w:pPr>
    </w:p>
    <w:p w14:paraId="280EACF6" w14:textId="77777777" w:rsidR="00E34F3A" w:rsidRDefault="00E34F3A" w:rsidP="007E62E5">
      <w:pPr>
        <w:pStyle w:val="ListParagraph"/>
        <w:numPr>
          <w:ilvl w:val="1"/>
          <w:numId w:val="10"/>
        </w:numPr>
        <w:rPr>
          <w:rFonts w:cs="Tahoma"/>
        </w:rPr>
      </w:pPr>
      <w:r>
        <w:rPr>
          <w:rFonts w:cs="Tahoma"/>
        </w:rPr>
        <w:t>Save</w:t>
      </w:r>
    </w:p>
    <w:p w14:paraId="560E1B14" w14:textId="77777777" w:rsidR="00E34F3A" w:rsidRPr="002B02B1" w:rsidRDefault="00E34F3A" w:rsidP="007E62E5">
      <w:pPr>
        <w:pStyle w:val="ListParagraph"/>
        <w:numPr>
          <w:ilvl w:val="1"/>
          <w:numId w:val="10"/>
        </w:numPr>
        <w:rPr>
          <w:rFonts w:cs="Tahoma"/>
        </w:rPr>
      </w:pPr>
      <w:r>
        <w:rPr>
          <w:rFonts w:cs="Tahoma"/>
        </w:rPr>
        <w:t>Configure the payment type parameters as follows:</w:t>
      </w:r>
    </w:p>
    <w:p w14:paraId="7631B391" w14:textId="77777777" w:rsidR="00E34F3A" w:rsidRPr="00E24AFB" w:rsidRDefault="00E34F3A" w:rsidP="00E34F3A">
      <w:pPr>
        <w:ind w:left="720"/>
        <w:rPr>
          <w:rFonts w:cs="Tahoma"/>
        </w:rPr>
      </w:pPr>
    </w:p>
    <w:p w14:paraId="0634EB7A" w14:textId="7070D0B4" w:rsidR="0064053D" w:rsidRDefault="00283BFD" w:rsidP="0064053D">
      <w:pPr>
        <w:ind w:left="2160"/>
        <w:rPr>
          <w:rFonts w:cs="Tahoma"/>
        </w:rPr>
      </w:pPr>
      <w:r w:rsidRPr="00283BFD">
        <w:rPr>
          <w:rFonts w:cs="Tahoma"/>
          <w:noProof/>
        </w:rPr>
        <w:lastRenderedPageBreak/>
        <w:drawing>
          <wp:inline distT="0" distB="0" distL="0" distR="0" wp14:anchorId="33036B2C" wp14:editId="51033FC5">
            <wp:extent cx="4324350" cy="4545650"/>
            <wp:effectExtent l="152400" t="152400" r="361950" b="3695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2578" cy="456481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EB63AF" w:rsidRPr="00E24AFB" w14:paraId="2A7F88D7"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1DE7FC1A" w14:textId="77777777" w:rsidR="00EB63AF" w:rsidRPr="00E24AFB" w:rsidRDefault="00EB63AF"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7BF21C6" w14:textId="77777777" w:rsidR="00EB63AF" w:rsidRPr="00E24AFB" w:rsidRDefault="00EB63AF" w:rsidP="00D955D3">
            <w:pPr>
              <w:rPr>
                <w:rFonts w:cs="Tahoma"/>
                <w:b/>
                <w:color w:val="E6E6E6"/>
              </w:rPr>
            </w:pPr>
            <w:r>
              <w:rPr>
                <w:rFonts w:cs="Tahoma"/>
                <w:b/>
                <w:color w:val="E6E6E6"/>
              </w:rPr>
              <w:t>Value</w:t>
            </w:r>
          </w:p>
        </w:tc>
      </w:tr>
      <w:tr w:rsidR="00EB63AF" w:rsidRPr="00E24AFB" w14:paraId="58591205" w14:textId="77777777" w:rsidTr="00D955D3">
        <w:tc>
          <w:tcPr>
            <w:tcW w:w="4698" w:type="dxa"/>
          </w:tcPr>
          <w:p w14:paraId="79B166C2" w14:textId="77777777" w:rsidR="00EB63AF" w:rsidRPr="00E24AFB" w:rsidRDefault="00EB63AF" w:rsidP="00D955D3">
            <w:pPr>
              <w:rPr>
                <w:rFonts w:cs="Tahoma"/>
              </w:rPr>
            </w:pPr>
            <w:r>
              <w:rPr>
                <w:rFonts w:cs="Tahoma"/>
              </w:rPr>
              <w:t>Valid For return</w:t>
            </w:r>
          </w:p>
        </w:tc>
        <w:tc>
          <w:tcPr>
            <w:tcW w:w="2700" w:type="dxa"/>
          </w:tcPr>
          <w:p w14:paraId="25C02BB2" w14:textId="5ADFF65D" w:rsidR="00EB63AF" w:rsidRPr="00E24AFB" w:rsidRDefault="00EB63AF" w:rsidP="00D955D3">
            <w:pPr>
              <w:rPr>
                <w:rFonts w:cs="Tahoma"/>
              </w:rPr>
            </w:pPr>
            <w:r>
              <w:rPr>
                <w:rFonts w:cs="Tahoma"/>
              </w:rPr>
              <w:t>Checked</w:t>
            </w:r>
          </w:p>
        </w:tc>
      </w:tr>
      <w:tr w:rsidR="00EB63AF" w:rsidRPr="00E24AFB" w14:paraId="51094A7A" w14:textId="77777777" w:rsidTr="00D955D3">
        <w:tc>
          <w:tcPr>
            <w:tcW w:w="4698" w:type="dxa"/>
          </w:tcPr>
          <w:p w14:paraId="6C153928" w14:textId="77777777" w:rsidR="00EB63AF" w:rsidRPr="00E24AFB" w:rsidRDefault="00EB63AF" w:rsidP="00D955D3">
            <w:pPr>
              <w:rPr>
                <w:rFonts w:cs="Tahoma"/>
              </w:rPr>
            </w:pPr>
            <w:r>
              <w:rPr>
                <w:rFonts w:cs="Tahoma"/>
              </w:rPr>
              <w:t>Charge Sequence</w:t>
            </w:r>
          </w:p>
        </w:tc>
        <w:tc>
          <w:tcPr>
            <w:tcW w:w="2700" w:type="dxa"/>
          </w:tcPr>
          <w:p w14:paraId="053EB097" w14:textId="3892AF34" w:rsidR="00EB63AF" w:rsidRPr="00E24AFB" w:rsidRDefault="00EB63AF" w:rsidP="00D955D3">
            <w:pPr>
              <w:rPr>
                <w:rFonts w:cs="Tahoma"/>
              </w:rPr>
            </w:pPr>
            <w:r>
              <w:rPr>
                <w:rFonts w:cs="Tahoma"/>
              </w:rPr>
              <w:t>2</w:t>
            </w:r>
          </w:p>
        </w:tc>
      </w:tr>
      <w:tr w:rsidR="00EB63AF" w:rsidRPr="00E24AFB" w14:paraId="495AA16A" w14:textId="77777777" w:rsidTr="00D955D3">
        <w:tc>
          <w:tcPr>
            <w:tcW w:w="4698" w:type="dxa"/>
          </w:tcPr>
          <w:p w14:paraId="500B2738" w14:textId="593324DE" w:rsidR="00EB63AF" w:rsidRDefault="00EB63AF" w:rsidP="00EB63AF">
            <w:pPr>
              <w:rPr>
                <w:rFonts w:cs="Tahoma"/>
              </w:rPr>
            </w:pPr>
            <w:r>
              <w:rPr>
                <w:rFonts w:cs="Tahoma"/>
              </w:rPr>
              <w:t>Partial Reversal Supported</w:t>
            </w:r>
          </w:p>
        </w:tc>
        <w:tc>
          <w:tcPr>
            <w:tcW w:w="2700" w:type="dxa"/>
          </w:tcPr>
          <w:p w14:paraId="56EC7BEA" w14:textId="1F2E732A" w:rsidR="00EB63AF" w:rsidRDefault="00EB63AF" w:rsidP="00EB63AF">
            <w:pPr>
              <w:rPr>
                <w:rFonts w:cs="Tahoma"/>
              </w:rPr>
            </w:pPr>
            <w:r>
              <w:rPr>
                <w:rFonts w:cs="Tahoma"/>
              </w:rPr>
              <w:t>Checked</w:t>
            </w:r>
          </w:p>
        </w:tc>
      </w:tr>
      <w:tr w:rsidR="00EB63AF" w:rsidRPr="00E24AFB" w14:paraId="5F28DC38" w14:textId="77777777" w:rsidTr="00D955D3">
        <w:tc>
          <w:tcPr>
            <w:tcW w:w="4698" w:type="dxa"/>
          </w:tcPr>
          <w:p w14:paraId="018AB354" w14:textId="4975DDE5" w:rsidR="00EB63AF" w:rsidRDefault="00EB63AF" w:rsidP="00EB63AF">
            <w:pPr>
              <w:rPr>
                <w:rFonts w:cs="Tahoma"/>
              </w:rPr>
            </w:pPr>
            <w:r>
              <w:rPr>
                <w:rFonts w:cs="Tahoma"/>
              </w:rPr>
              <w:t>Authorization Reversal Strategy</w:t>
            </w:r>
          </w:p>
        </w:tc>
        <w:tc>
          <w:tcPr>
            <w:tcW w:w="2700" w:type="dxa"/>
          </w:tcPr>
          <w:p w14:paraId="410E5D94" w14:textId="75C0BDD9" w:rsidR="00EB63AF" w:rsidRDefault="00EB63AF" w:rsidP="00EB63AF">
            <w:pPr>
              <w:rPr>
                <w:rFonts w:cs="Tahoma"/>
              </w:rPr>
            </w:pPr>
            <w:r>
              <w:rPr>
                <w:rFonts w:cs="Tahoma"/>
              </w:rPr>
              <w:t>Reverse Excess</w:t>
            </w:r>
          </w:p>
        </w:tc>
      </w:tr>
      <w:tr w:rsidR="00EB63AF" w:rsidRPr="00E24AFB" w14:paraId="1E2B40A4" w14:textId="77777777" w:rsidTr="00D955D3">
        <w:tc>
          <w:tcPr>
            <w:tcW w:w="4698" w:type="dxa"/>
          </w:tcPr>
          <w:p w14:paraId="7856415E" w14:textId="0FDBCD5E" w:rsidR="00EB63AF" w:rsidRDefault="00EB63AF" w:rsidP="00EB63AF">
            <w:pPr>
              <w:rPr>
                <w:rFonts w:cs="Tahoma"/>
              </w:rPr>
            </w:pPr>
            <w:r>
              <w:rPr>
                <w:rFonts w:cs="Tahoma"/>
              </w:rPr>
              <w:t>Allow Authorization To Exceed Settlement Request</w:t>
            </w:r>
          </w:p>
        </w:tc>
        <w:tc>
          <w:tcPr>
            <w:tcW w:w="2700" w:type="dxa"/>
          </w:tcPr>
          <w:p w14:paraId="20169A54" w14:textId="1CE35FB7" w:rsidR="00EB63AF" w:rsidRDefault="00EB63AF" w:rsidP="00EB63AF">
            <w:pPr>
              <w:rPr>
                <w:rFonts w:cs="Tahoma"/>
              </w:rPr>
            </w:pPr>
            <w:r>
              <w:rPr>
                <w:rFonts w:cs="Tahoma"/>
              </w:rPr>
              <w:t>Checked</w:t>
            </w:r>
          </w:p>
        </w:tc>
      </w:tr>
    </w:tbl>
    <w:p w14:paraId="79B7C23C" w14:textId="77777777" w:rsidR="00EB63AF" w:rsidRPr="00E24AFB" w:rsidRDefault="00EB63AF" w:rsidP="0064053D">
      <w:pPr>
        <w:ind w:left="2160"/>
        <w:rPr>
          <w:rFonts w:cs="Tahoma"/>
        </w:rPr>
      </w:pPr>
    </w:p>
    <w:p w14:paraId="13019677" w14:textId="2727C26C" w:rsidR="00E34F3A" w:rsidRDefault="00E34F3A" w:rsidP="007E62E5">
      <w:pPr>
        <w:pStyle w:val="ListParagraph"/>
        <w:numPr>
          <w:ilvl w:val="1"/>
          <w:numId w:val="10"/>
        </w:numPr>
        <w:rPr>
          <w:rFonts w:cs="Tahoma"/>
        </w:rPr>
      </w:pPr>
      <w:r w:rsidRPr="00F70D15">
        <w:rPr>
          <w:rFonts w:cs="Tahoma"/>
        </w:rPr>
        <w:t>Save</w:t>
      </w:r>
    </w:p>
    <w:p w14:paraId="6CCF20C5" w14:textId="1CA87329" w:rsidR="00E34F3A" w:rsidRPr="00F415C0" w:rsidRDefault="00E34F3A" w:rsidP="00F415C0">
      <w:pPr>
        <w:rPr>
          <w:rFonts w:cs="Tahoma"/>
        </w:rPr>
      </w:pPr>
    </w:p>
    <w:p w14:paraId="76CC0FE4" w14:textId="77777777" w:rsidR="00E34F3A" w:rsidRDefault="00E34F3A" w:rsidP="00E34F3A">
      <w:pPr>
        <w:pStyle w:val="ListParagraph"/>
        <w:ind w:left="2160"/>
        <w:rPr>
          <w:rFonts w:cs="Tahoma"/>
          <w:b/>
          <w:u w:val="single"/>
        </w:rPr>
      </w:pPr>
    </w:p>
    <w:p w14:paraId="7F447166" w14:textId="77777777" w:rsidR="00EB63AF" w:rsidRDefault="00EB63AF">
      <w:pPr>
        <w:spacing w:after="160" w:line="259" w:lineRule="auto"/>
        <w:rPr>
          <w:rFonts w:cs="Tahoma"/>
          <w:b/>
          <w:u w:val="single"/>
        </w:rPr>
      </w:pPr>
      <w:r>
        <w:rPr>
          <w:rFonts w:cs="Tahoma"/>
          <w:b/>
          <w:u w:val="single"/>
        </w:rPr>
        <w:br w:type="page"/>
      </w:r>
    </w:p>
    <w:p w14:paraId="30A27E61" w14:textId="7C846C87" w:rsidR="007829D7" w:rsidRPr="007829D7" w:rsidRDefault="00E34F3A" w:rsidP="007E62E5">
      <w:pPr>
        <w:pStyle w:val="ListParagraph"/>
        <w:numPr>
          <w:ilvl w:val="0"/>
          <w:numId w:val="10"/>
        </w:numPr>
        <w:rPr>
          <w:rFonts w:cs="Tahoma"/>
          <w:b/>
          <w:u w:val="single"/>
        </w:rPr>
      </w:pPr>
      <w:r>
        <w:rPr>
          <w:rFonts w:cs="Tahoma"/>
          <w:b/>
          <w:u w:val="single"/>
        </w:rPr>
        <w:lastRenderedPageBreak/>
        <w:t>GIFT</w:t>
      </w:r>
      <w:r w:rsidR="007829D7" w:rsidRPr="007829D7">
        <w:rPr>
          <w:rFonts w:cs="Tahoma"/>
          <w:b/>
          <w:u w:val="single"/>
        </w:rPr>
        <w:t>_CARD</w:t>
      </w:r>
    </w:p>
    <w:p w14:paraId="3D5FB7B8" w14:textId="77777777" w:rsidR="00D21A41" w:rsidRPr="002B02B1" w:rsidRDefault="00D21A41" w:rsidP="007E62E5">
      <w:pPr>
        <w:pStyle w:val="ListParagraph"/>
        <w:numPr>
          <w:ilvl w:val="1"/>
          <w:numId w:val="10"/>
        </w:numPr>
        <w:rPr>
          <w:rFonts w:cs="Tahoma"/>
        </w:rPr>
      </w:pPr>
      <w:r w:rsidRPr="002B02B1">
        <w:rPr>
          <w:rFonts w:cs="Tahoma"/>
        </w:rPr>
        <w:t xml:space="preserve">Navigate to </w:t>
      </w:r>
      <w:r>
        <w:rPr>
          <w:rFonts w:cs="Tahoma"/>
        </w:rPr>
        <w:t>Payment Type</w:t>
      </w:r>
      <w:r w:rsidRPr="002B02B1">
        <w:rPr>
          <w:rFonts w:cs="Tahoma"/>
        </w:rPr>
        <w:t xml:space="preserve"> -&gt; Create Payment Type</w:t>
      </w:r>
    </w:p>
    <w:p w14:paraId="1C17F506" w14:textId="0639DA51" w:rsidR="00D21A41" w:rsidRDefault="00BA3620" w:rsidP="00D21A41">
      <w:pPr>
        <w:ind w:left="1800"/>
        <w:rPr>
          <w:rFonts w:cs="Tahoma"/>
        </w:rPr>
      </w:pPr>
      <w:r w:rsidRPr="00BA3620">
        <w:rPr>
          <w:rFonts w:cs="Tahoma"/>
          <w:noProof/>
        </w:rPr>
        <w:drawing>
          <wp:inline distT="0" distB="0" distL="0" distR="0" wp14:anchorId="747917F6" wp14:editId="6E8A8756">
            <wp:extent cx="4981576" cy="1463288"/>
            <wp:effectExtent l="152400" t="152400" r="352425"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2509" cy="14665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6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960"/>
      </w:tblGrid>
      <w:tr w:rsidR="00D21A41" w:rsidRPr="00E24AFB" w14:paraId="03F23E1D"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E1F9F39" w14:textId="77777777" w:rsidR="00D21A41" w:rsidRPr="00E24AFB" w:rsidRDefault="00D21A41" w:rsidP="00D955D3">
            <w:pPr>
              <w:rPr>
                <w:rFonts w:cs="Tahoma"/>
                <w:b/>
                <w:color w:val="E6E6E6"/>
              </w:rPr>
            </w:pPr>
            <w:r>
              <w:rPr>
                <w:rFonts w:cs="Tahoma"/>
                <w:b/>
                <w:color w:val="E6E6E6"/>
              </w:rPr>
              <w:t>Name</w:t>
            </w:r>
          </w:p>
        </w:tc>
        <w:tc>
          <w:tcPr>
            <w:tcW w:w="396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7E2C48D0" w14:textId="77777777" w:rsidR="00D21A41" w:rsidRPr="00E24AFB" w:rsidRDefault="00D21A41" w:rsidP="00D955D3">
            <w:pPr>
              <w:rPr>
                <w:rFonts w:cs="Tahoma"/>
                <w:b/>
                <w:color w:val="E6E6E6"/>
              </w:rPr>
            </w:pPr>
            <w:r>
              <w:rPr>
                <w:rFonts w:cs="Tahoma"/>
                <w:b/>
                <w:color w:val="E6E6E6"/>
              </w:rPr>
              <w:t>Value</w:t>
            </w:r>
          </w:p>
        </w:tc>
      </w:tr>
      <w:tr w:rsidR="00D21A41" w:rsidRPr="00E24AFB" w14:paraId="194C47C3" w14:textId="77777777" w:rsidTr="00D955D3">
        <w:tc>
          <w:tcPr>
            <w:tcW w:w="2808" w:type="dxa"/>
          </w:tcPr>
          <w:p w14:paraId="7F459D65" w14:textId="77777777" w:rsidR="00D21A41" w:rsidRPr="00E24AFB" w:rsidRDefault="00D21A41" w:rsidP="00D955D3">
            <w:pPr>
              <w:rPr>
                <w:rFonts w:cs="Tahoma"/>
              </w:rPr>
            </w:pPr>
            <w:r>
              <w:rPr>
                <w:rFonts w:cs="Tahoma"/>
              </w:rPr>
              <w:t>Payment Type ID</w:t>
            </w:r>
          </w:p>
        </w:tc>
        <w:tc>
          <w:tcPr>
            <w:tcW w:w="3960" w:type="dxa"/>
          </w:tcPr>
          <w:p w14:paraId="2CB43B1B" w14:textId="3B714F4C" w:rsidR="00D21A41" w:rsidRPr="00E24AFB" w:rsidRDefault="00BA3620" w:rsidP="00D955D3">
            <w:pPr>
              <w:rPr>
                <w:rFonts w:cs="Tahoma"/>
              </w:rPr>
            </w:pPr>
            <w:r>
              <w:rPr>
                <w:rFonts w:cs="Tahoma"/>
              </w:rPr>
              <w:t>GIFTCARD</w:t>
            </w:r>
          </w:p>
        </w:tc>
      </w:tr>
      <w:tr w:rsidR="00D21A41" w:rsidRPr="00E24AFB" w14:paraId="4C58AFF7" w14:textId="77777777" w:rsidTr="00D955D3">
        <w:tc>
          <w:tcPr>
            <w:tcW w:w="2808" w:type="dxa"/>
          </w:tcPr>
          <w:p w14:paraId="1E69CC39" w14:textId="77777777" w:rsidR="00D21A41" w:rsidRPr="00E24AFB" w:rsidRDefault="00D21A41" w:rsidP="00D955D3">
            <w:pPr>
              <w:rPr>
                <w:rFonts w:cs="Tahoma"/>
              </w:rPr>
            </w:pPr>
            <w:r>
              <w:rPr>
                <w:rFonts w:cs="Tahoma"/>
              </w:rPr>
              <w:t>Payment Type Group</w:t>
            </w:r>
          </w:p>
        </w:tc>
        <w:tc>
          <w:tcPr>
            <w:tcW w:w="3960" w:type="dxa"/>
          </w:tcPr>
          <w:p w14:paraId="5BCC6C04" w14:textId="77777777" w:rsidR="00D21A41" w:rsidRPr="00E24AFB" w:rsidRDefault="00D21A41" w:rsidP="00D955D3">
            <w:pPr>
              <w:rPr>
                <w:rFonts w:cs="Tahoma"/>
              </w:rPr>
            </w:pPr>
            <w:r>
              <w:rPr>
                <w:rFonts w:cs="Tahoma"/>
              </w:rPr>
              <w:t>Stored value Card</w:t>
            </w:r>
          </w:p>
        </w:tc>
      </w:tr>
      <w:tr w:rsidR="00D21A41" w:rsidRPr="00E24AFB" w14:paraId="395B11E4" w14:textId="77777777" w:rsidTr="00D955D3">
        <w:tc>
          <w:tcPr>
            <w:tcW w:w="2808" w:type="dxa"/>
          </w:tcPr>
          <w:p w14:paraId="016380C2" w14:textId="77777777" w:rsidR="00D21A41" w:rsidRPr="00E24AFB" w:rsidRDefault="00D21A41" w:rsidP="00D955D3">
            <w:pPr>
              <w:rPr>
                <w:rFonts w:cs="Tahoma"/>
              </w:rPr>
            </w:pPr>
            <w:r>
              <w:rPr>
                <w:rFonts w:cs="Tahoma"/>
              </w:rPr>
              <w:t>Description</w:t>
            </w:r>
          </w:p>
        </w:tc>
        <w:tc>
          <w:tcPr>
            <w:tcW w:w="3960" w:type="dxa"/>
          </w:tcPr>
          <w:p w14:paraId="614F46C6" w14:textId="6FE0579E" w:rsidR="00D21A41" w:rsidRPr="00E24AFB" w:rsidRDefault="00BA3620" w:rsidP="00D955D3">
            <w:pPr>
              <w:rPr>
                <w:rFonts w:cs="Tahoma"/>
              </w:rPr>
            </w:pPr>
            <w:r>
              <w:rPr>
                <w:rFonts w:cs="Tahoma"/>
              </w:rPr>
              <w:t>GIFT CARD</w:t>
            </w:r>
          </w:p>
        </w:tc>
      </w:tr>
    </w:tbl>
    <w:p w14:paraId="75CA35B6" w14:textId="77777777" w:rsidR="00D21A41" w:rsidRPr="00E24AFB" w:rsidRDefault="00D21A41" w:rsidP="00D21A41">
      <w:pPr>
        <w:ind w:left="1800"/>
        <w:rPr>
          <w:rFonts w:cs="Tahoma"/>
        </w:rPr>
      </w:pPr>
    </w:p>
    <w:p w14:paraId="697B77CF" w14:textId="77777777" w:rsidR="00D21A41" w:rsidRDefault="00D21A41" w:rsidP="007E62E5">
      <w:pPr>
        <w:pStyle w:val="ListParagraph"/>
        <w:numPr>
          <w:ilvl w:val="1"/>
          <w:numId w:val="10"/>
        </w:numPr>
        <w:rPr>
          <w:rFonts w:cs="Tahoma"/>
        </w:rPr>
      </w:pPr>
      <w:r>
        <w:rPr>
          <w:rFonts w:cs="Tahoma"/>
        </w:rPr>
        <w:t>Save</w:t>
      </w:r>
    </w:p>
    <w:p w14:paraId="40B0213B" w14:textId="77777777" w:rsidR="00D21A41" w:rsidRPr="002B02B1" w:rsidRDefault="00D21A41" w:rsidP="007E62E5">
      <w:pPr>
        <w:pStyle w:val="ListParagraph"/>
        <w:numPr>
          <w:ilvl w:val="1"/>
          <w:numId w:val="10"/>
        </w:numPr>
        <w:rPr>
          <w:rFonts w:cs="Tahoma"/>
        </w:rPr>
      </w:pPr>
      <w:r>
        <w:rPr>
          <w:rFonts w:cs="Tahoma"/>
        </w:rPr>
        <w:t>Configure the payment type parameters as follows:</w:t>
      </w:r>
    </w:p>
    <w:p w14:paraId="3FF7B6E4" w14:textId="77777777" w:rsidR="00D21A41" w:rsidRPr="00E24AFB" w:rsidRDefault="00D21A41" w:rsidP="00D21A41">
      <w:pPr>
        <w:ind w:left="720"/>
        <w:rPr>
          <w:rFonts w:cs="Tahoma"/>
        </w:rPr>
      </w:pPr>
    </w:p>
    <w:p w14:paraId="1D30163B" w14:textId="75DE462A" w:rsidR="00D21A41" w:rsidRDefault="00FC0274" w:rsidP="00D21A41">
      <w:pPr>
        <w:ind w:left="2160"/>
        <w:rPr>
          <w:rFonts w:cs="Tahoma"/>
        </w:rPr>
      </w:pPr>
      <w:r w:rsidRPr="00FC0274">
        <w:rPr>
          <w:rFonts w:cs="Tahoma"/>
          <w:noProof/>
        </w:rPr>
        <w:lastRenderedPageBreak/>
        <w:drawing>
          <wp:inline distT="0" distB="0" distL="0" distR="0" wp14:anchorId="6B36BEA1" wp14:editId="0399DAAC">
            <wp:extent cx="4476750" cy="4640324"/>
            <wp:effectExtent l="152400" t="152400" r="361950" b="3702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9944" cy="4643634"/>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D21A41" w:rsidRPr="00E24AFB" w14:paraId="76A87F47"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8D1A143" w14:textId="77777777" w:rsidR="00D21A41" w:rsidRPr="00E24AFB" w:rsidRDefault="00D21A41"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7D245A48" w14:textId="77777777" w:rsidR="00D21A41" w:rsidRPr="00E24AFB" w:rsidRDefault="00D21A41" w:rsidP="00D955D3">
            <w:pPr>
              <w:rPr>
                <w:rFonts w:cs="Tahoma"/>
                <w:b/>
                <w:color w:val="E6E6E6"/>
              </w:rPr>
            </w:pPr>
            <w:r>
              <w:rPr>
                <w:rFonts w:cs="Tahoma"/>
                <w:b/>
                <w:color w:val="E6E6E6"/>
              </w:rPr>
              <w:t>Value</w:t>
            </w:r>
          </w:p>
        </w:tc>
      </w:tr>
      <w:tr w:rsidR="00D21A41" w:rsidRPr="00E24AFB" w14:paraId="6AB7704E" w14:textId="77777777" w:rsidTr="00D955D3">
        <w:tc>
          <w:tcPr>
            <w:tcW w:w="4698" w:type="dxa"/>
          </w:tcPr>
          <w:p w14:paraId="1ACAB37F" w14:textId="77777777" w:rsidR="00D21A41" w:rsidRPr="00E24AFB" w:rsidRDefault="00D21A41" w:rsidP="00D955D3">
            <w:pPr>
              <w:rPr>
                <w:rFonts w:cs="Tahoma"/>
              </w:rPr>
            </w:pPr>
            <w:r>
              <w:rPr>
                <w:rFonts w:cs="Tahoma"/>
              </w:rPr>
              <w:t>Charge Sequence</w:t>
            </w:r>
          </w:p>
        </w:tc>
        <w:tc>
          <w:tcPr>
            <w:tcW w:w="2700" w:type="dxa"/>
          </w:tcPr>
          <w:p w14:paraId="6D54D68A" w14:textId="77777777" w:rsidR="00D21A41" w:rsidRPr="00E24AFB" w:rsidRDefault="00D21A41" w:rsidP="00D955D3">
            <w:pPr>
              <w:rPr>
                <w:rFonts w:cs="Tahoma"/>
              </w:rPr>
            </w:pPr>
            <w:r>
              <w:rPr>
                <w:rFonts w:cs="Tahoma"/>
              </w:rPr>
              <w:t>2</w:t>
            </w:r>
          </w:p>
        </w:tc>
      </w:tr>
      <w:tr w:rsidR="00D21A41" w:rsidRPr="00E24AFB" w14:paraId="6BBC44D4" w14:textId="77777777" w:rsidTr="00D955D3">
        <w:tc>
          <w:tcPr>
            <w:tcW w:w="4698" w:type="dxa"/>
          </w:tcPr>
          <w:p w14:paraId="31B6F177" w14:textId="77777777" w:rsidR="00D21A41" w:rsidRDefault="00D21A41" w:rsidP="00D955D3">
            <w:pPr>
              <w:rPr>
                <w:rFonts w:cs="Tahoma"/>
              </w:rPr>
            </w:pPr>
            <w:r>
              <w:rPr>
                <w:rFonts w:cs="Tahoma"/>
              </w:rPr>
              <w:t>Partial Reversal Supported</w:t>
            </w:r>
          </w:p>
        </w:tc>
        <w:tc>
          <w:tcPr>
            <w:tcW w:w="2700" w:type="dxa"/>
          </w:tcPr>
          <w:p w14:paraId="525A42AA" w14:textId="77777777" w:rsidR="00D21A41" w:rsidRDefault="00D21A41" w:rsidP="00D955D3">
            <w:pPr>
              <w:rPr>
                <w:rFonts w:cs="Tahoma"/>
              </w:rPr>
            </w:pPr>
            <w:r>
              <w:rPr>
                <w:rFonts w:cs="Tahoma"/>
              </w:rPr>
              <w:t>Checked</w:t>
            </w:r>
          </w:p>
        </w:tc>
      </w:tr>
      <w:tr w:rsidR="00D21A41" w:rsidRPr="00E24AFB" w14:paraId="2CB77FBD" w14:textId="77777777" w:rsidTr="00D955D3">
        <w:tc>
          <w:tcPr>
            <w:tcW w:w="4698" w:type="dxa"/>
          </w:tcPr>
          <w:p w14:paraId="30A96763" w14:textId="77777777" w:rsidR="00D21A41" w:rsidRDefault="00D21A41" w:rsidP="00D955D3">
            <w:pPr>
              <w:rPr>
                <w:rFonts w:cs="Tahoma"/>
              </w:rPr>
            </w:pPr>
            <w:r>
              <w:rPr>
                <w:rFonts w:cs="Tahoma"/>
              </w:rPr>
              <w:t>Authorization Reversal Strategy</w:t>
            </w:r>
          </w:p>
        </w:tc>
        <w:tc>
          <w:tcPr>
            <w:tcW w:w="2700" w:type="dxa"/>
          </w:tcPr>
          <w:p w14:paraId="6DF009DE" w14:textId="77777777" w:rsidR="00D21A41" w:rsidRDefault="00D21A41" w:rsidP="00D955D3">
            <w:pPr>
              <w:rPr>
                <w:rFonts w:cs="Tahoma"/>
              </w:rPr>
            </w:pPr>
            <w:r>
              <w:rPr>
                <w:rFonts w:cs="Tahoma"/>
              </w:rPr>
              <w:t>Reverse Excess</w:t>
            </w:r>
          </w:p>
        </w:tc>
      </w:tr>
      <w:tr w:rsidR="00D21A41" w:rsidRPr="00E24AFB" w14:paraId="32E4F17C" w14:textId="77777777" w:rsidTr="00D955D3">
        <w:tc>
          <w:tcPr>
            <w:tcW w:w="4698" w:type="dxa"/>
          </w:tcPr>
          <w:p w14:paraId="16AC3354" w14:textId="77777777" w:rsidR="00D21A41" w:rsidRDefault="00D21A41" w:rsidP="00D955D3">
            <w:pPr>
              <w:rPr>
                <w:rFonts w:cs="Tahoma"/>
              </w:rPr>
            </w:pPr>
            <w:r>
              <w:rPr>
                <w:rFonts w:cs="Tahoma"/>
              </w:rPr>
              <w:t>Allow Authorization To Exceed Settlement Request</w:t>
            </w:r>
          </w:p>
        </w:tc>
        <w:tc>
          <w:tcPr>
            <w:tcW w:w="2700" w:type="dxa"/>
          </w:tcPr>
          <w:p w14:paraId="6739E3CC" w14:textId="77777777" w:rsidR="00D21A41" w:rsidRDefault="00D21A41" w:rsidP="00D955D3">
            <w:pPr>
              <w:rPr>
                <w:rFonts w:cs="Tahoma"/>
              </w:rPr>
            </w:pPr>
            <w:r>
              <w:rPr>
                <w:rFonts w:cs="Tahoma"/>
              </w:rPr>
              <w:t>Checked</w:t>
            </w:r>
          </w:p>
        </w:tc>
      </w:tr>
    </w:tbl>
    <w:p w14:paraId="1410FCDD" w14:textId="77777777" w:rsidR="00D21A41" w:rsidRPr="00E24AFB" w:rsidRDefault="00D21A41" w:rsidP="00D21A41">
      <w:pPr>
        <w:ind w:left="2160"/>
        <w:rPr>
          <w:rFonts w:cs="Tahoma"/>
        </w:rPr>
      </w:pPr>
    </w:p>
    <w:p w14:paraId="46BD068B" w14:textId="6AC16374" w:rsidR="00AA098D" w:rsidRDefault="00D21A41" w:rsidP="007E62E5">
      <w:pPr>
        <w:pStyle w:val="ListParagraph"/>
        <w:numPr>
          <w:ilvl w:val="1"/>
          <w:numId w:val="10"/>
        </w:numPr>
        <w:rPr>
          <w:rFonts w:cs="Tahoma"/>
        </w:rPr>
      </w:pPr>
      <w:r w:rsidRPr="00F70D15">
        <w:rPr>
          <w:rFonts w:cs="Tahoma"/>
        </w:rPr>
        <w:t>Save</w:t>
      </w:r>
    </w:p>
    <w:p w14:paraId="44280098" w14:textId="77777777" w:rsidR="00D21A41" w:rsidRDefault="00D21A41">
      <w:pPr>
        <w:spacing w:after="160" w:line="259" w:lineRule="auto"/>
        <w:rPr>
          <w:rFonts w:cs="Tahoma"/>
          <w:b/>
          <w:u w:val="single"/>
        </w:rPr>
      </w:pPr>
      <w:r>
        <w:rPr>
          <w:rFonts w:cs="Tahoma"/>
          <w:b/>
          <w:u w:val="single"/>
        </w:rPr>
        <w:br w:type="page"/>
      </w:r>
    </w:p>
    <w:p w14:paraId="6BFD9E12" w14:textId="67445970" w:rsidR="00F415C0" w:rsidRPr="007829D7" w:rsidRDefault="00F415C0" w:rsidP="007E62E5">
      <w:pPr>
        <w:pStyle w:val="ListParagraph"/>
        <w:numPr>
          <w:ilvl w:val="0"/>
          <w:numId w:val="10"/>
        </w:numPr>
        <w:rPr>
          <w:rFonts w:cs="Tahoma"/>
          <w:b/>
          <w:u w:val="single"/>
        </w:rPr>
      </w:pPr>
      <w:r w:rsidRPr="007829D7">
        <w:rPr>
          <w:rFonts w:cs="Tahoma"/>
          <w:b/>
          <w:u w:val="single"/>
        </w:rPr>
        <w:lastRenderedPageBreak/>
        <w:t>CREDIT_CARD</w:t>
      </w:r>
    </w:p>
    <w:p w14:paraId="7BA61092" w14:textId="77777777" w:rsidR="00F415C0" w:rsidRPr="002B02B1" w:rsidRDefault="00F415C0" w:rsidP="007E62E5">
      <w:pPr>
        <w:pStyle w:val="ListParagraph"/>
        <w:numPr>
          <w:ilvl w:val="1"/>
          <w:numId w:val="10"/>
        </w:numPr>
        <w:rPr>
          <w:rFonts w:cs="Tahoma"/>
        </w:rPr>
      </w:pPr>
      <w:r w:rsidRPr="002B02B1">
        <w:rPr>
          <w:rFonts w:cs="Tahoma"/>
        </w:rPr>
        <w:t xml:space="preserve">Navigate to </w:t>
      </w:r>
      <w:r>
        <w:rPr>
          <w:rFonts w:cs="Tahoma"/>
        </w:rPr>
        <w:t>Payment Type</w:t>
      </w:r>
      <w:r w:rsidRPr="002B02B1">
        <w:rPr>
          <w:rFonts w:cs="Tahoma"/>
        </w:rPr>
        <w:t xml:space="preserve"> -&gt; Create Payment Type</w:t>
      </w:r>
    </w:p>
    <w:p w14:paraId="2CD6B0F1" w14:textId="7E2AE645" w:rsidR="00F415C0" w:rsidRDefault="00F415C0" w:rsidP="00F415C0">
      <w:pPr>
        <w:ind w:left="1800"/>
        <w:rPr>
          <w:rFonts w:cs="Tahoma"/>
        </w:rPr>
      </w:pPr>
      <w:r w:rsidRPr="00E24AFB">
        <w:rPr>
          <w:rFonts w:cs="Tahoma"/>
          <w:noProof/>
        </w:rPr>
        <w:drawing>
          <wp:inline distT="0" distB="0" distL="0" distR="0" wp14:anchorId="5615F996" wp14:editId="41C6948E">
            <wp:extent cx="4915064" cy="1533525"/>
            <wp:effectExtent l="152400" t="152400" r="361950" b="352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63002" cy="154848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6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960"/>
      </w:tblGrid>
      <w:tr w:rsidR="002A6876" w:rsidRPr="00E24AFB" w14:paraId="11981C75"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0E0ACE2F" w14:textId="77777777" w:rsidR="002A6876" w:rsidRPr="00E24AFB" w:rsidRDefault="002A6876" w:rsidP="00D955D3">
            <w:pPr>
              <w:rPr>
                <w:rFonts w:cs="Tahoma"/>
                <w:b/>
                <w:color w:val="E6E6E6"/>
              </w:rPr>
            </w:pPr>
            <w:r>
              <w:rPr>
                <w:rFonts w:cs="Tahoma"/>
                <w:b/>
                <w:color w:val="E6E6E6"/>
              </w:rPr>
              <w:t>Name</w:t>
            </w:r>
          </w:p>
        </w:tc>
        <w:tc>
          <w:tcPr>
            <w:tcW w:w="396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F949154" w14:textId="77777777" w:rsidR="002A6876" w:rsidRPr="00E24AFB" w:rsidRDefault="002A6876" w:rsidP="00D955D3">
            <w:pPr>
              <w:rPr>
                <w:rFonts w:cs="Tahoma"/>
                <w:b/>
                <w:color w:val="E6E6E6"/>
              </w:rPr>
            </w:pPr>
            <w:r>
              <w:rPr>
                <w:rFonts w:cs="Tahoma"/>
                <w:b/>
                <w:color w:val="E6E6E6"/>
              </w:rPr>
              <w:t>Value</w:t>
            </w:r>
          </w:p>
        </w:tc>
      </w:tr>
      <w:tr w:rsidR="002A6876" w:rsidRPr="00E24AFB" w14:paraId="538223F2" w14:textId="77777777" w:rsidTr="00D955D3">
        <w:tc>
          <w:tcPr>
            <w:tcW w:w="2808" w:type="dxa"/>
          </w:tcPr>
          <w:p w14:paraId="13887F49" w14:textId="77777777" w:rsidR="002A6876" w:rsidRPr="00E24AFB" w:rsidRDefault="002A6876" w:rsidP="00D955D3">
            <w:pPr>
              <w:rPr>
                <w:rFonts w:cs="Tahoma"/>
              </w:rPr>
            </w:pPr>
            <w:r>
              <w:rPr>
                <w:rFonts w:cs="Tahoma"/>
              </w:rPr>
              <w:t>Payment Type ID</w:t>
            </w:r>
          </w:p>
        </w:tc>
        <w:tc>
          <w:tcPr>
            <w:tcW w:w="3960" w:type="dxa"/>
          </w:tcPr>
          <w:p w14:paraId="7687D1A2" w14:textId="73ACFCE3" w:rsidR="002A6876" w:rsidRPr="00E24AFB" w:rsidRDefault="002A6876" w:rsidP="00D955D3">
            <w:pPr>
              <w:rPr>
                <w:rFonts w:cs="Tahoma"/>
              </w:rPr>
            </w:pPr>
            <w:r>
              <w:rPr>
                <w:rFonts w:cs="Tahoma"/>
              </w:rPr>
              <w:t>CREDIT_CARD</w:t>
            </w:r>
          </w:p>
        </w:tc>
      </w:tr>
      <w:tr w:rsidR="002A6876" w:rsidRPr="00E24AFB" w14:paraId="7AD5D447" w14:textId="77777777" w:rsidTr="00D955D3">
        <w:tc>
          <w:tcPr>
            <w:tcW w:w="2808" w:type="dxa"/>
          </w:tcPr>
          <w:p w14:paraId="42A9CA90" w14:textId="77777777" w:rsidR="002A6876" w:rsidRPr="00E24AFB" w:rsidRDefault="002A6876" w:rsidP="00D955D3">
            <w:pPr>
              <w:rPr>
                <w:rFonts w:cs="Tahoma"/>
              </w:rPr>
            </w:pPr>
            <w:r>
              <w:rPr>
                <w:rFonts w:cs="Tahoma"/>
              </w:rPr>
              <w:t>Payment Type Group</w:t>
            </w:r>
          </w:p>
        </w:tc>
        <w:tc>
          <w:tcPr>
            <w:tcW w:w="3960" w:type="dxa"/>
          </w:tcPr>
          <w:p w14:paraId="06CCD361" w14:textId="62393E97" w:rsidR="002A6876" w:rsidRPr="00E24AFB" w:rsidRDefault="002A6876" w:rsidP="00D955D3">
            <w:pPr>
              <w:rPr>
                <w:rFonts w:cs="Tahoma"/>
              </w:rPr>
            </w:pPr>
            <w:r>
              <w:rPr>
                <w:rFonts w:cs="Tahoma"/>
              </w:rPr>
              <w:t>Credit Card</w:t>
            </w:r>
          </w:p>
        </w:tc>
      </w:tr>
      <w:tr w:rsidR="002A6876" w:rsidRPr="00E24AFB" w14:paraId="72AE1C7A" w14:textId="77777777" w:rsidTr="00D955D3">
        <w:tc>
          <w:tcPr>
            <w:tcW w:w="2808" w:type="dxa"/>
          </w:tcPr>
          <w:p w14:paraId="783D8FCA" w14:textId="77777777" w:rsidR="002A6876" w:rsidRPr="00E24AFB" w:rsidRDefault="002A6876" w:rsidP="00D955D3">
            <w:pPr>
              <w:rPr>
                <w:rFonts w:cs="Tahoma"/>
              </w:rPr>
            </w:pPr>
            <w:r>
              <w:rPr>
                <w:rFonts w:cs="Tahoma"/>
              </w:rPr>
              <w:t>Description</w:t>
            </w:r>
          </w:p>
        </w:tc>
        <w:tc>
          <w:tcPr>
            <w:tcW w:w="3960" w:type="dxa"/>
          </w:tcPr>
          <w:p w14:paraId="6CC23D14" w14:textId="3AA39A19" w:rsidR="002A6876" w:rsidRPr="00E24AFB" w:rsidRDefault="002A6876" w:rsidP="00D955D3">
            <w:pPr>
              <w:rPr>
                <w:rFonts w:cs="Tahoma"/>
              </w:rPr>
            </w:pPr>
            <w:r>
              <w:rPr>
                <w:rFonts w:cs="Tahoma"/>
              </w:rPr>
              <w:t>Credit Card</w:t>
            </w:r>
          </w:p>
        </w:tc>
      </w:tr>
    </w:tbl>
    <w:p w14:paraId="4ED0E2CC" w14:textId="77777777" w:rsidR="002A6876" w:rsidRPr="00E24AFB" w:rsidRDefault="002A6876" w:rsidP="00F415C0">
      <w:pPr>
        <w:ind w:left="1800"/>
        <w:rPr>
          <w:rFonts w:cs="Tahoma"/>
        </w:rPr>
      </w:pPr>
    </w:p>
    <w:p w14:paraId="434EE9CA" w14:textId="77777777" w:rsidR="00F415C0" w:rsidRDefault="00F415C0" w:rsidP="007E62E5">
      <w:pPr>
        <w:pStyle w:val="ListParagraph"/>
        <w:numPr>
          <w:ilvl w:val="1"/>
          <w:numId w:val="10"/>
        </w:numPr>
        <w:rPr>
          <w:rFonts w:cs="Tahoma"/>
        </w:rPr>
      </w:pPr>
      <w:r>
        <w:rPr>
          <w:rFonts w:cs="Tahoma"/>
        </w:rPr>
        <w:t>Save</w:t>
      </w:r>
    </w:p>
    <w:p w14:paraId="456BB4DD" w14:textId="77777777" w:rsidR="00F415C0" w:rsidRPr="002B02B1" w:rsidRDefault="00F415C0" w:rsidP="007E62E5">
      <w:pPr>
        <w:pStyle w:val="ListParagraph"/>
        <w:numPr>
          <w:ilvl w:val="1"/>
          <w:numId w:val="10"/>
        </w:numPr>
        <w:rPr>
          <w:rFonts w:cs="Tahoma"/>
        </w:rPr>
      </w:pPr>
      <w:r>
        <w:rPr>
          <w:rFonts w:cs="Tahoma"/>
        </w:rPr>
        <w:t>Configure the payment type parameters as follows:</w:t>
      </w:r>
    </w:p>
    <w:p w14:paraId="50064AE4" w14:textId="77777777" w:rsidR="00F415C0" w:rsidRPr="00E24AFB" w:rsidRDefault="00F415C0" w:rsidP="00F415C0">
      <w:pPr>
        <w:ind w:left="720"/>
        <w:rPr>
          <w:rFonts w:cs="Tahoma"/>
        </w:rPr>
      </w:pPr>
    </w:p>
    <w:p w14:paraId="1C73E70B" w14:textId="3A2E6B35" w:rsidR="00F415C0" w:rsidRDefault="00313D7C" w:rsidP="00F415C0">
      <w:pPr>
        <w:ind w:left="2160"/>
        <w:rPr>
          <w:rFonts w:cs="Tahoma"/>
        </w:rPr>
      </w:pPr>
      <w:del w:id="57" w:author="Sai Tatineni" w:date="2016-05-11T17:00:00Z">
        <w:r w:rsidRPr="00313D7C" w:rsidDel="009A563E">
          <w:rPr>
            <w:rFonts w:cs="Tahoma"/>
            <w:noProof/>
          </w:rPr>
          <w:lastRenderedPageBreak/>
          <w:drawing>
            <wp:inline distT="0" distB="0" distL="0" distR="0" wp14:anchorId="630BF57A" wp14:editId="16EC6343">
              <wp:extent cx="4410075" cy="4669685"/>
              <wp:effectExtent l="152400" t="152400" r="352425"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2403" cy="4682738"/>
                      </a:xfrm>
                      <a:prstGeom prst="rect">
                        <a:avLst/>
                      </a:prstGeom>
                      <a:ln>
                        <a:noFill/>
                      </a:ln>
                      <a:effectLst>
                        <a:outerShdw blurRad="292100" dist="139700" dir="2700000" algn="tl" rotWithShape="0">
                          <a:srgbClr val="333333">
                            <a:alpha val="65000"/>
                          </a:srgbClr>
                        </a:outerShdw>
                      </a:effectLst>
                    </pic:spPr>
                  </pic:pic>
                </a:graphicData>
              </a:graphic>
            </wp:inline>
          </w:drawing>
        </w:r>
      </w:del>
      <w:ins w:id="58" w:author="Sai Tatineni" w:date="2016-05-11T17:00:00Z">
        <w:r w:rsidR="009A563E" w:rsidRPr="009A563E">
          <w:rPr>
            <w:rFonts w:cs="Tahoma"/>
          </w:rPr>
          <w:lastRenderedPageBreak/>
          <w:drawing>
            <wp:inline distT="0" distB="0" distL="0" distR="0" wp14:anchorId="21D39484" wp14:editId="35D13031">
              <wp:extent cx="4257675" cy="4419612"/>
              <wp:effectExtent l="152400" t="152400" r="35242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7835" cy="4430158"/>
                      </a:xfrm>
                      <a:prstGeom prst="rect">
                        <a:avLst/>
                      </a:prstGeom>
                      <a:ln>
                        <a:noFill/>
                      </a:ln>
                      <a:effectLst>
                        <a:outerShdw blurRad="292100" dist="139700" dir="2700000" algn="tl" rotWithShape="0">
                          <a:srgbClr val="333333">
                            <a:alpha val="65000"/>
                          </a:srgbClr>
                        </a:outerShdw>
                      </a:effectLst>
                    </pic:spPr>
                  </pic:pic>
                </a:graphicData>
              </a:graphic>
            </wp:inline>
          </w:drawing>
        </w:r>
      </w:ins>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2A6876" w:rsidRPr="00E24AFB" w14:paraId="5FA1BA92"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FD817E2" w14:textId="77777777" w:rsidR="002A6876" w:rsidRPr="00E24AFB" w:rsidRDefault="002A6876"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001924B4" w14:textId="77777777" w:rsidR="002A6876" w:rsidRPr="00E24AFB" w:rsidRDefault="002A6876" w:rsidP="00D955D3">
            <w:pPr>
              <w:rPr>
                <w:rFonts w:cs="Tahoma"/>
                <w:b/>
                <w:color w:val="E6E6E6"/>
              </w:rPr>
            </w:pPr>
            <w:r>
              <w:rPr>
                <w:rFonts w:cs="Tahoma"/>
                <w:b/>
                <w:color w:val="E6E6E6"/>
              </w:rPr>
              <w:t>Value</w:t>
            </w:r>
          </w:p>
        </w:tc>
      </w:tr>
      <w:tr w:rsidR="002A6876" w:rsidRPr="00E24AFB" w14:paraId="5EFE475D" w14:textId="77777777" w:rsidTr="00D955D3">
        <w:tc>
          <w:tcPr>
            <w:tcW w:w="4698" w:type="dxa"/>
          </w:tcPr>
          <w:p w14:paraId="5A7F612F" w14:textId="77777777" w:rsidR="002A6876" w:rsidRPr="00E24AFB" w:rsidRDefault="002A6876" w:rsidP="00D955D3">
            <w:pPr>
              <w:rPr>
                <w:rFonts w:cs="Tahoma"/>
              </w:rPr>
            </w:pPr>
            <w:r>
              <w:rPr>
                <w:rFonts w:cs="Tahoma"/>
              </w:rPr>
              <w:t>Valid For return</w:t>
            </w:r>
          </w:p>
        </w:tc>
        <w:tc>
          <w:tcPr>
            <w:tcW w:w="2700" w:type="dxa"/>
          </w:tcPr>
          <w:p w14:paraId="63C02FFF" w14:textId="77777777" w:rsidR="002A6876" w:rsidRPr="00E24AFB" w:rsidRDefault="002A6876" w:rsidP="00D955D3">
            <w:pPr>
              <w:rPr>
                <w:rFonts w:cs="Tahoma"/>
              </w:rPr>
            </w:pPr>
            <w:r>
              <w:rPr>
                <w:rFonts w:cs="Tahoma"/>
              </w:rPr>
              <w:t>Checked</w:t>
            </w:r>
          </w:p>
        </w:tc>
      </w:tr>
      <w:tr w:rsidR="002A6876" w:rsidRPr="00E24AFB" w14:paraId="5E334E1B" w14:textId="77777777" w:rsidTr="00D955D3">
        <w:tc>
          <w:tcPr>
            <w:tcW w:w="4698" w:type="dxa"/>
          </w:tcPr>
          <w:p w14:paraId="5C04B30B" w14:textId="77777777" w:rsidR="002A6876" w:rsidRPr="00E24AFB" w:rsidRDefault="002A6876" w:rsidP="00D955D3">
            <w:pPr>
              <w:rPr>
                <w:rFonts w:cs="Tahoma"/>
              </w:rPr>
            </w:pPr>
            <w:r>
              <w:rPr>
                <w:rFonts w:cs="Tahoma"/>
              </w:rPr>
              <w:t>Charge Sequence</w:t>
            </w:r>
          </w:p>
        </w:tc>
        <w:tc>
          <w:tcPr>
            <w:tcW w:w="2700" w:type="dxa"/>
          </w:tcPr>
          <w:p w14:paraId="3B559B4B" w14:textId="2F1A23D4" w:rsidR="002A6876" w:rsidRPr="00E24AFB" w:rsidRDefault="002A6876" w:rsidP="00D955D3">
            <w:pPr>
              <w:rPr>
                <w:rFonts w:cs="Tahoma"/>
              </w:rPr>
            </w:pPr>
            <w:r>
              <w:rPr>
                <w:rFonts w:cs="Tahoma"/>
              </w:rPr>
              <w:t>3</w:t>
            </w:r>
          </w:p>
        </w:tc>
      </w:tr>
      <w:tr w:rsidR="002A6876" w:rsidRPr="00E24AFB" w14:paraId="61AD2938" w14:textId="77777777" w:rsidTr="00D955D3">
        <w:tc>
          <w:tcPr>
            <w:tcW w:w="4698" w:type="dxa"/>
          </w:tcPr>
          <w:p w14:paraId="7148550C" w14:textId="77777777" w:rsidR="002A6876" w:rsidRPr="00E24AFB" w:rsidRDefault="002A6876" w:rsidP="00D955D3">
            <w:pPr>
              <w:rPr>
                <w:rFonts w:cs="Tahoma"/>
              </w:rPr>
            </w:pPr>
            <w:r>
              <w:rPr>
                <w:rFonts w:cs="Tahoma"/>
              </w:rPr>
              <w:t>Payment Void Supported</w:t>
            </w:r>
          </w:p>
        </w:tc>
        <w:tc>
          <w:tcPr>
            <w:tcW w:w="2700" w:type="dxa"/>
          </w:tcPr>
          <w:p w14:paraId="7EF39522" w14:textId="77777777" w:rsidR="002A6876" w:rsidRPr="00E24AFB" w:rsidRDefault="002A6876" w:rsidP="00D955D3">
            <w:pPr>
              <w:rPr>
                <w:rFonts w:cs="Tahoma"/>
              </w:rPr>
            </w:pPr>
            <w:r>
              <w:rPr>
                <w:rFonts w:cs="Tahoma"/>
              </w:rPr>
              <w:t>Checked</w:t>
            </w:r>
          </w:p>
        </w:tc>
      </w:tr>
      <w:tr w:rsidR="002A6876" w:rsidRPr="00E24AFB" w14:paraId="7C01A858" w14:textId="77777777" w:rsidTr="00D955D3">
        <w:tc>
          <w:tcPr>
            <w:tcW w:w="4698" w:type="dxa"/>
          </w:tcPr>
          <w:p w14:paraId="37FD5764" w14:textId="77777777" w:rsidR="002A6876" w:rsidRDefault="002A6876" w:rsidP="00D955D3">
            <w:pPr>
              <w:rPr>
                <w:rFonts w:cs="Tahoma"/>
              </w:rPr>
            </w:pPr>
            <w:r>
              <w:rPr>
                <w:rFonts w:cs="Tahoma"/>
              </w:rPr>
              <w:t>Authorization Reversal Strategy</w:t>
            </w:r>
          </w:p>
        </w:tc>
        <w:tc>
          <w:tcPr>
            <w:tcW w:w="2700" w:type="dxa"/>
          </w:tcPr>
          <w:p w14:paraId="0D0E633C" w14:textId="36D88230" w:rsidR="002A6876" w:rsidRDefault="00313D7C" w:rsidP="00D955D3">
            <w:pPr>
              <w:rPr>
                <w:rFonts w:cs="Tahoma"/>
              </w:rPr>
            </w:pPr>
            <w:r>
              <w:rPr>
                <w:rFonts w:cs="Tahoma"/>
              </w:rPr>
              <w:t>Reverse When Expired</w:t>
            </w:r>
          </w:p>
        </w:tc>
      </w:tr>
      <w:tr w:rsidR="002A6876" w:rsidRPr="00E24AFB" w14:paraId="0AAD650B" w14:textId="77777777" w:rsidTr="00D955D3">
        <w:tc>
          <w:tcPr>
            <w:tcW w:w="4698" w:type="dxa"/>
          </w:tcPr>
          <w:p w14:paraId="66A436F8" w14:textId="77777777" w:rsidR="002A6876" w:rsidRDefault="002A6876" w:rsidP="00D955D3">
            <w:pPr>
              <w:rPr>
                <w:rFonts w:cs="Tahoma"/>
              </w:rPr>
            </w:pPr>
            <w:r>
              <w:rPr>
                <w:rFonts w:cs="Tahoma"/>
              </w:rPr>
              <w:t>Allow Authorization To Exceed Settlement Request</w:t>
            </w:r>
          </w:p>
        </w:tc>
        <w:tc>
          <w:tcPr>
            <w:tcW w:w="2700" w:type="dxa"/>
          </w:tcPr>
          <w:p w14:paraId="44DDC3CD" w14:textId="77777777" w:rsidR="002A6876" w:rsidRDefault="002A6876" w:rsidP="00D955D3">
            <w:pPr>
              <w:rPr>
                <w:rFonts w:cs="Tahoma"/>
              </w:rPr>
            </w:pPr>
            <w:r>
              <w:rPr>
                <w:rFonts w:cs="Tahoma"/>
              </w:rPr>
              <w:t>Checked</w:t>
            </w:r>
          </w:p>
        </w:tc>
      </w:tr>
      <w:tr w:rsidR="002A6876" w:rsidRPr="00E24AFB" w:rsidDel="009A563E" w14:paraId="583298E9" w14:textId="6880EDA9" w:rsidTr="00D955D3">
        <w:trPr>
          <w:del w:id="59" w:author="Sai Tatineni" w:date="2016-05-11T16:59:00Z"/>
        </w:trPr>
        <w:tc>
          <w:tcPr>
            <w:tcW w:w="4698" w:type="dxa"/>
          </w:tcPr>
          <w:p w14:paraId="3C66F244" w14:textId="2E4A5441" w:rsidR="002A6876" w:rsidDel="009A563E" w:rsidRDefault="002A6876" w:rsidP="00D955D3">
            <w:pPr>
              <w:rPr>
                <w:del w:id="60" w:author="Sai Tatineni" w:date="2016-05-11T16:59:00Z"/>
                <w:rFonts w:cs="Tahoma"/>
              </w:rPr>
            </w:pPr>
            <w:del w:id="61" w:author="Sai Tatineni" w:date="2016-05-11T16:59:00Z">
              <w:r w:rsidDel="009A563E">
                <w:rPr>
                  <w:rFonts w:cs="Tahoma"/>
                </w:rPr>
                <w:delText>Charge Consolidation Allowed</w:delText>
              </w:r>
            </w:del>
          </w:p>
        </w:tc>
        <w:tc>
          <w:tcPr>
            <w:tcW w:w="2700" w:type="dxa"/>
          </w:tcPr>
          <w:p w14:paraId="5468EC00" w14:textId="30708A93" w:rsidR="002A6876" w:rsidDel="009A563E" w:rsidRDefault="002A6876" w:rsidP="00D955D3">
            <w:pPr>
              <w:rPr>
                <w:del w:id="62" w:author="Sai Tatineni" w:date="2016-05-11T16:59:00Z"/>
                <w:rFonts w:cs="Tahoma"/>
              </w:rPr>
            </w:pPr>
            <w:del w:id="63" w:author="Sai Tatineni" w:date="2016-05-11T16:59:00Z">
              <w:r w:rsidDel="009A563E">
                <w:rPr>
                  <w:rFonts w:cs="Tahoma"/>
                </w:rPr>
                <w:delText>Checked</w:delText>
              </w:r>
            </w:del>
          </w:p>
        </w:tc>
      </w:tr>
      <w:tr w:rsidR="002A6876" w:rsidRPr="00E24AFB" w:rsidDel="009A563E" w14:paraId="08DEFDCD" w14:textId="739A435C" w:rsidTr="00D955D3">
        <w:trPr>
          <w:del w:id="64" w:author="Sai Tatineni" w:date="2016-05-11T16:59:00Z"/>
        </w:trPr>
        <w:tc>
          <w:tcPr>
            <w:tcW w:w="4698" w:type="dxa"/>
          </w:tcPr>
          <w:p w14:paraId="412A8634" w14:textId="47204940" w:rsidR="002A6876" w:rsidDel="009A563E" w:rsidRDefault="002A6876" w:rsidP="00D955D3">
            <w:pPr>
              <w:rPr>
                <w:del w:id="65" w:author="Sai Tatineni" w:date="2016-05-11T16:59:00Z"/>
                <w:rFonts w:cs="Tahoma"/>
              </w:rPr>
            </w:pPr>
            <w:del w:id="66" w:author="Sai Tatineni" w:date="2016-05-11T16:59:00Z">
              <w:r w:rsidDel="009A563E">
                <w:rPr>
                  <w:rFonts w:cs="Tahoma"/>
                </w:rPr>
                <w:delText>Consolidation Window</w:delText>
              </w:r>
            </w:del>
          </w:p>
        </w:tc>
        <w:tc>
          <w:tcPr>
            <w:tcW w:w="2700" w:type="dxa"/>
          </w:tcPr>
          <w:p w14:paraId="176B4266" w14:textId="6EF62299" w:rsidR="002A6876" w:rsidDel="009A563E" w:rsidRDefault="002A6876" w:rsidP="00D955D3">
            <w:pPr>
              <w:rPr>
                <w:del w:id="67" w:author="Sai Tatineni" w:date="2016-05-11T16:59:00Z"/>
                <w:rFonts w:cs="Tahoma"/>
              </w:rPr>
            </w:pPr>
            <w:del w:id="68" w:author="Sai Tatineni" w:date="2016-05-11T16:59:00Z">
              <w:r w:rsidDel="009A563E">
                <w:rPr>
                  <w:rFonts w:cs="Tahoma"/>
                </w:rPr>
                <w:delText>72</w:delText>
              </w:r>
            </w:del>
          </w:p>
        </w:tc>
      </w:tr>
    </w:tbl>
    <w:p w14:paraId="76CD03CB" w14:textId="77777777" w:rsidR="002A6876" w:rsidRPr="00E24AFB" w:rsidRDefault="002A6876" w:rsidP="00F415C0">
      <w:pPr>
        <w:ind w:left="2160"/>
        <w:rPr>
          <w:rFonts w:cs="Tahoma"/>
        </w:rPr>
      </w:pPr>
    </w:p>
    <w:p w14:paraId="66A4C8A7" w14:textId="25735F26" w:rsidR="00F415C0" w:rsidRPr="00F70D15" w:rsidRDefault="00F415C0" w:rsidP="007E62E5">
      <w:pPr>
        <w:pStyle w:val="ListParagraph"/>
        <w:numPr>
          <w:ilvl w:val="1"/>
          <w:numId w:val="10"/>
        </w:numPr>
        <w:rPr>
          <w:rFonts w:cs="Tahoma"/>
        </w:rPr>
      </w:pPr>
      <w:r w:rsidRPr="00F70D15">
        <w:rPr>
          <w:rFonts w:cs="Tahoma"/>
        </w:rPr>
        <w:t>Save</w:t>
      </w:r>
    </w:p>
    <w:p w14:paraId="1B55F93E" w14:textId="7F609CC3" w:rsidR="00947526" w:rsidRDefault="00947526">
      <w:pPr>
        <w:spacing w:after="160" w:line="259" w:lineRule="auto"/>
        <w:rPr>
          <w:rFonts w:cs="Tahoma"/>
        </w:rPr>
      </w:pPr>
      <w:r>
        <w:rPr>
          <w:rFonts w:cs="Tahoma"/>
        </w:rPr>
        <w:br w:type="page"/>
      </w:r>
    </w:p>
    <w:p w14:paraId="74924F04" w14:textId="43B39B1B" w:rsidR="00947526" w:rsidRPr="007829D7" w:rsidRDefault="00712482" w:rsidP="007E62E5">
      <w:pPr>
        <w:pStyle w:val="ListParagraph"/>
        <w:numPr>
          <w:ilvl w:val="0"/>
          <w:numId w:val="10"/>
        </w:numPr>
        <w:rPr>
          <w:rFonts w:cs="Tahoma"/>
          <w:b/>
          <w:u w:val="single"/>
        </w:rPr>
      </w:pPr>
      <w:r>
        <w:rPr>
          <w:rFonts w:cs="Tahoma"/>
          <w:b/>
          <w:u w:val="single"/>
        </w:rPr>
        <w:lastRenderedPageBreak/>
        <w:t>PAYPAL</w:t>
      </w:r>
    </w:p>
    <w:p w14:paraId="2BEE2FCF" w14:textId="77777777" w:rsidR="00947526" w:rsidRPr="002B02B1" w:rsidRDefault="00947526" w:rsidP="007E62E5">
      <w:pPr>
        <w:pStyle w:val="ListParagraph"/>
        <w:numPr>
          <w:ilvl w:val="1"/>
          <w:numId w:val="10"/>
        </w:numPr>
        <w:rPr>
          <w:rFonts w:cs="Tahoma"/>
        </w:rPr>
      </w:pPr>
      <w:r w:rsidRPr="002B02B1">
        <w:rPr>
          <w:rFonts w:cs="Tahoma"/>
        </w:rPr>
        <w:t xml:space="preserve">Navigate to </w:t>
      </w:r>
      <w:r>
        <w:rPr>
          <w:rFonts w:cs="Tahoma"/>
        </w:rPr>
        <w:t>Payment Type</w:t>
      </w:r>
      <w:r w:rsidRPr="002B02B1">
        <w:rPr>
          <w:rFonts w:cs="Tahoma"/>
        </w:rPr>
        <w:t xml:space="preserve"> -&gt; Create Payment Type</w:t>
      </w:r>
    </w:p>
    <w:p w14:paraId="6BACECA4" w14:textId="25E35DA0" w:rsidR="00947526" w:rsidRDefault="00712482" w:rsidP="00947526">
      <w:pPr>
        <w:ind w:left="1800"/>
        <w:rPr>
          <w:rFonts w:cs="Tahoma"/>
        </w:rPr>
      </w:pPr>
      <w:r w:rsidRPr="00712482">
        <w:rPr>
          <w:rFonts w:cs="Tahoma"/>
          <w:noProof/>
        </w:rPr>
        <w:drawing>
          <wp:inline distT="0" distB="0" distL="0" distR="0" wp14:anchorId="1E8B7C4C" wp14:editId="2A51E8DB">
            <wp:extent cx="5114925" cy="1868915"/>
            <wp:effectExtent l="152400" t="152400" r="352425" b="3600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0678" cy="187101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6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960"/>
      </w:tblGrid>
      <w:tr w:rsidR="00947526" w:rsidRPr="00E24AFB" w14:paraId="1672F6F1" w14:textId="77777777" w:rsidTr="00D955D3">
        <w:tc>
          <w:tcPr>
            <w:tcW w:w="280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3FF449D" w14:textId="77777777" w:rsidR="00947526" w:rsidRPr="00E24AFB" w:rsidRDefault="00947526" w:rsidP="00D955D3">
            <w:pPr>
              <w:rPr>
                <w:rFonts w:cs="Tahoma"/>
                <w:b/>
                <w:color w:val="E6E6E6"/>
              </w:rPr>
            </w:pPr>
            <w:r>
              <w:rPr>
                <w:rFonts w:cs="Tahoma"/>
                <w:b/>
                <w:color w:val="E6E6E6"/>
              </w:rPr>
              <w:t>Name</w:t>
            </w:r>
          </w:p>
        </w:tc>
        <w:tc>
          <w:tcPr>
            <w:tcW w:w="396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2F830BF" w14:textId="77777777" w:rsidR="00947526" w:rsidRPr="00E24AFB" w:rsidRDefault="00947526" w:rsidP="00D955D3">
            <w:pPr>
              <w:rPr>
                <w:rFonts w:cs="Tahoma"/>
                <w:b/>
                <w:color w:val="E6E6E6"/>
              </w:rPr>
            </w:pPr>
            <w:r>
              <w:rPr>
                <w:rFonts w:cs="Tahoma"/>
                <w:b/>
                <w:color w:val="E6E6E6"/>
              </w:rPr>
              <w:t>Value</w:t>
            </w:r>
          </w:p>
        </w:tc>
      </w:tr>
      <w:tr w:rsidR="00947526" w:rsidRPr="00E24AFB" w14:paraId="5AFC6ED6" w14:textId="77777777" w:rsidTr="00D955D3">
        <w:tc>
          <w:tcPr>
            <w:tcW w:w="2808" w:type="dxa"/>
          </w:tcPr>
          <w:p w14:paraId="53783013" w14:textId="77777777" w:rsidR="00947526" w:rsidRPr="00E24AFB" w:rsidRDefault="00947526" w:rsidP="00D955D3">
            <w:pPr>
              <w:rPr>
                <w:rFonts w:cs="Tahoma"/>
              </w:rPr>
            </w:pPr>
            <w:r>
              <w:rPr>
                <w:rFonts w:cs="Tahoma"/>
              </w:rPr>
              <w:t>Payment Type ID</w:t>
            </w:r>
          </w:p>
        </w:tc>
        <w:tc>
          <w:tcPr>
            <w:tcW w:w="3960" w:type="dxa"/>
          </w:tcPr>
          <w:p w14:paraId="44D92F67" w14:textId="0F626D47" w:rsidR="00947526" w:rsidRPr="00E24AFB" w:rsidRDefault="004C18BD" w:rsidP="00D955D3">
            <w:pPr>
              <w:rPr>
                <w:rFonts w:cs="Tahoma"/>
              </w:rPr>
            </w:pPr>
            <w:r>
              <w:rPr>
                <w:rFonts w:cs="Tahoma"/>
              </w:rPr>
              <w:t>PAYPAL</w:t>
            </w:r>
          </w:p>
        </w:tc>
      </w:tr>
      <w:tr w:rsidR="00947526" w:rsidRPr="00E24AFB" w14:paraId="19824B2E" w14:textId="77777777" w:rsidTr="00D955D3">
        <w:tc>
          <w:tcPr>
            <w:tcW w:w="2808" w:type="dxa"/>
          </w:tcPr>
          <w:p w14:paraId="21350194" w14:textId="77777777" w:rsidR="00947526" w:rsidRPr="00E24AFB" w:rsidRDefault="00947526" w:rsidP="00D955D3">
            <w:pPr>
              <w:rPr>
                <w:rFonts w:cs="Tahoma"/>
              </w:rPr>
            </w:pPr>
            <w:r>
              <w:rPr>
                <w:rFonts w:cs="Tahoma"/>
              </w:rPr>
              <w:t>Payment Type Group</w:t>
            </w:r>
          </w:p>
        </w:tc>
        <w:tc>
          <w:tcPr>
            <w:tcW w:w="3960" w:type="dxa"/>
          </w:tcPr>
          <w:p w14:paraId="098A4B95" w14:textId="4441FEBE" w:rsidR="00947526" w:rsidRPr="00E24AFB" w:rsidRDefault="004C18BD" w:rsidP="00D955D3">
            <w:pPr>
              <w:rPr>
                <w:rFonts w:cs="Tahoma"/>
              </w:rPr>
            </w:pPr>
            <w:r>
              <w:rPr>
                <w:rFonts w:cs="Tahoma"/>
              </w:rPr>
              <w:t>Other</w:t>
            </w:r>
          </w:p>
        </w:tc>
      </w:tr>
      <w:tr w:rsidR="00947526" w:rsidRPr="00E24AFB" w14:paraId="5BD1D0FF" w14:textId="77777777" w:rsidTr="00D955D3">
        <w:tc>
          <w:tcPr>
            <w:tcW w:w="2808" w:type="dxa"/>
          </w:tcPr>
          <w:p w14:paraId="368AD218" w14:textId="77777777" w:rsidR="00947526" w:rsidRPr="00E24AFB" w:rsidRDefault="00947526" w:rsidP="00D955D3">
            <w:pPr>
              <w:rPr>
                <w:rFonts w:cs="Tahoma"/>
              </w:rPr>
            </w:pPr>
            <w:r>
              <w:rPr>
                <w:rFonts w:cs="Tahoma"/>
              </w:rPr>
              <w:t>Description</w:t>
            </w:r>
          </w:p>
        </w:tc>
        <w:tc>
          <w:tcPr>
            <w:tcW w:w="3960" w:type="dxa"/>
          </w:tcPr>
          <w:p w14:paraId="06AAA6E8" w14:textId="42C33F1D" w:rsidR="00947526" w:rsidRPr="00E24AFB" w:rsidRDefault="004C18BD" w:rsidP="00D955D3">
            <w:pPr>
              <w:rPr>
                <w:rFonts w:cs="Tahoma"/>
              </w:rPr>
            </w:pPr>
            <w:r>
              <w:rPr>
                <w:rFonts w:cs="Tahoma"/>
              </w:rPr>
              <w:t>PAYPAL</w:t>
            </w:r>
          </w:p>
        </w:tc>
      </w:tr>
    </w:tbl>
    <w:p w14:paraId="1B4BA1C1" w14:textId="77777777" w:rsidR="00947526" w:rsidRPr="00E24AFB" w:rsidRDefault="00947526" w:rsidP="00947526">
      <w:pPr>
        <w:ind w:left="1800"/>
        <w:rPr>
          <w:rFonts w:cs="Tahoma"/>
        </w:rPr>
      </w:pPr>
    </w:p>
    <w:p w14:paraId="3F8917CB" w14:textId="77777777" w:rsidR="00947526" w:rsidRDefault="00947526" w:rsidP="007E62E5">
      <w:pPr>
        <w:pStyle w:val="ListParagraph"/>
        <w:numPr>
          <w:ilvl w:val="1"/>
          <w:numId w:val="10"/>
        </w:numPr>
        <w:rPr>
          <w:rFonts w:cs="Tahoma"/>
        </w:rPr>
      </w:pPr>
      <w:r>
        <w:rPr>
          <w:rFonts w:cs="Tahoma"/>
        </w:rPr>
        <w:t>Save</w:t>
      </w:r>
    </w:p>
    <w:p w14:paraId="0962A6CF" w14:textId="77777777" w:rsidR="00947526" w:rsidRPr="002B02B1" w:rsidRDefault="00947526" w:rsidP="007E62E5">
      <w:pPr>
        <w:pStyle w:val="ListParagraph"/>
        <w:numPr>
          <w:ilvl w:val="1"/>
          <w:numId w:val="10"/>
        </w:numPr>
        <w:rPr>
          <w:rFonts w:cs="Tahoma"/>
        </w:rPr>
      </w:pPr>
      <w:r>
        <w:rPr>
          <w:rFonts w:cs="Tahoma"/>
        </w:rPr>
        <w:t>Configure the payment type parameters as follows:</w:t>
      </w:r>
    </w:p>
    <w:p w14:paraId="28A6016F" w14:textId="77777777" w:rsidR="00947526" w:rsidRPr="00E24AFB" w:rsidRDefault="00947526" w:rsidP="00947526">
      <w:pPr>
        <w:ind w:left="720"/>
        <w:rPr>
          <w:rFonts w:cs="Tahoma"/>
        </w:rPr>
      </w:pPr>
    </w:p>
    <w:p w14:paraId="0391B594" w14:textId="02C98270" w:rsidR="00947526" w:rsidRDefault="00914A15" w:rsidP="00947526">
      <w:pPr>
        <w:ind w:left="2160"/>
        <w:rPr>
          <w:rFonts w:cs="Tahoma"/>
        </w:rPr>
      </w:pPr>
      <w:r w:rsidRPr="00914A15">
        <w:rPr>
          <w:rFonts w:cs="Tahoma"/>
          <w:noProof/>
        </w:rPr>
        <w:lastRenderedPageBreak/>
        <w:drawing>
          <wp:inline distT="0" distB="0" distL="0" distR="0" wp14:anchorId="079DBF75" wp14:editId="631FAF85">
            <wp:extent cx="4362450" cy="4506001"/>
            <wp:effectExtent l="152400" t="152400" r="361950" b="3708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3658" cy="45072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947526" w:rsidRPr="00E24AFB" w14:paraId="30B4791C"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07EF8F5D" w14:textId="77777777" w:rsidR="00947526" w:rsidRPr="00E24AFB" w:rsidRDefault="00947526"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0C5B96CA" w14:textId="77777777" w:rsidR="00947526" w:rsidRPr="00E24AFB" w:rsidRDefault="00947526" w:rsidP="00D955D3">
            <w:pPr>
              <w:rPr>
                <w:rFonts w:cs="Tahoma"/>
                <w:b/>
                <w:color w:val="E6E6E6"/>
              </w:rPr>
            </w:pPr>
            <w:r>
              <w:rPr>
                <w:rFonts w:cs="Tahoma"/>
                <w:b/>
                <w:color w:val="E6E6E6"/>
              </w:rPr>
              <w:t>Value</w:t>
            </w:r>
          </w:p>
        </w:tc>
      </w:tr>
      <w:tr w:rsidR="00947526" w:rsidRPr="00E24AFB" w14:paraId="70D4D3FA" w14:textId="77777777" w:rsidTr="00D955D3">
        <w:tc>
          <w:tcPr>
            <w:tcW w:w="4698" w:type="dxa"/>
          </w:tcPr>
          <w:p w14:paraId="1696E3B7" w14:textId="77777777" w:rsidR="00947526" w:rsidRPr="00E24AFB" w:rsidRDefault="00947526" w:rsidP="00D955D3">
            <w:pPr>
              <w:rPr>
                <w:rFonts w:cs="Tahoma"/>
              </w:rPr>
            </w:pPr>
            <w:r>
              <w:rPr>
                <w:rFonts w:cs="Tahoma"/>
              </w:rPr>
              <w:t>Valid For return</w:t>
            </w:r>
          </w:p>
        </w:tc>
        <w:tc>
          <w:tcPr>
            <w:tcW w:w="2700" w:type="dxa"/>
          </w:tcPr>
          <w:p w14:paraId="35AAB454" w14:textId="77777777" w:rsidR="00947526" w:rsidRPr="00E24AFB" w:rsidRDefault="00947526" w:rsidP="00D955D3">
            <w:pPr>
              <w:rPr>
                <w:rFonts w:cs="Tahoma"/>
              </w:rPr>
            </w:pPr>
            <w:r>
              <w:rPr>
                <w:rFonts w:cs="Tahoma"/>
              </w:rPr>
              <w:t>Checked</w:t>
            </w:r>
          </w:p>
        </w:tc>
      </w:tr>
      <w:tr w:rsidR="00947526" w:rsidRPr="00E24AFB" w14:paraId="0AC2C83D" w14:textId="77777777" w:rsidTr="00D955D3">
        <w:tc>
          <w:tcPr>
            <w:tcW w:w="4698" w:type="dxa"/>
          </w:tcPr>
          <w:p w14:paraId="2FD51961" w14:textId="77777777" w:rsidR="00947526" w:rsidRPr="00E24AFB" w:rsidRDefault="00947526" w:rsidP="00D955D3">
            <w:pPr>
              <w:rPr>
                <w:rFonts w:cs="Tahoma"/>
              </w:rPr>
            </w:pPr>
            <w:r>
              <w:rPr>
                <w:rFonts w:cs="Tahoma"/>
              </w:rPr>
              <w:t>Charge Sequence</w:t>
            </w:r>
          </w:p>
        </w:tc>
        <w:tc>
          <w:tcPr>
            <w:tcW w:w="2700" w:type="dxa"/>
          </w:tcPr>
          <w:p w14:paraId="1D3B65F2" w14:textId="11C42955" w:rsidR="00947526" w:rsidRPr="00E24AFB" w:rsidRDefault="00914A15" w:rsidP="00D955D3">
            <w:pPr>
              <w:rPr>
                <w:rFonts w:cs="Tahoma"/>
              </w:rPr>
            </w:pPr>
            <w:r>
              <w:rPr>
                <w:rFonts w:cs="Tahoma"/>
              </w:rPr>
              <w:t>4</w:t>
            </w:r>
          </w:p>
        </w:tc>
      </w:tr>
      <w:tr w:rsidR="00947526" w:rsidRPr="00E24AFB" w14:paraId="13A5CBE2" w14:textId="77777777" w:rsidTr="00D955D3">
        <w:tc>
          <w:tcPr>
            <w:tcW w:w="4698" w:type="dxa"/>
          </w:tcPr>
          <w:p w14:paraId="6D887F09" w14:textId="77777777" w:rsidR="00947526" w:rsidRPr="00E24AFB" w:rsidRDefault="00947526" w:rsidP="00D955D3">
            <w:pPr>
              <w:rPr>
                <w:rFonts w:cs="Tahoma"/>
              </w:rPr>
            </w:pPr>
            <w:r>
              <w:rPr>
                <w:rFonts w:cs="Tahoma"/>
              </w:rPr>
              <w:t>Payment Void Supported</w:t>
            </w:r>
          </w:p>
        </w:tc>
        <w:tc>
          <w:tcPr>
            <w:tcW w:w="2700" w:type="dxa"/>
          </w:tcPr>
          <w:p w14:paraId="287E62EC" w14:textId="77777777" w:rsidR="00947526" w:rsidRPr="00E24AFB" w:rsidRDefault="00947526" w:rsidP="00D955D3">
            <w:pPr>
              <w:rPr>
                <w:rFonts w:cs="Tahoma"/>
              </w:rPr>
            </w:pPr>
            <w:r>
              <w:rPr>
                <w:rFonts w:cs="Tahoma"/>
              </w:rPr>
              <w:t>Checked</w:t>
            </w:r>
          </w:p>
        </w:tc>
      </w:tr>
      <w:tr w:rsidR="00947526" w:rsidRPr="00E24AFB" w14:paraId="69A65C0F" w14:textId="77777777" w:rsidTr="00D955D3">
        <w:tc>
          <w:tcPr>
            <w:tcW w:w="4698" w:type="dxa"/>
          </w:tcPr>
          <w:p w14:paraId="5A8B4FE7" w14:textId="77777777" w:rsidR="00947526" w:rsidRDefault="00947526" w:rsidP="00D955D3">
            <w:pPr>
              <w:rPr>
                <w:rFonts w:cs="Tahoma"/>
              </w:rPr>
            </w:pPr>
            <w:r>
              <w:rPr>
                <w:rFonts w:cs="Tahoma"/>
              </w:rPr>
              <w:t>Partial Reversal Supported</w:t>
            </w:r>
          </w:p>
        </w:tc>
        <w:tc>
          <w:tcPr>
            <w:tcW w:w="2700" w:type="dxa"/>
          </w:tcPr>
          <w:p w14:paraId="2D85309A" w14:textId="77777777" w:rsidR="00947526" w:rsidRDefault="00947526" w:rsidP="00D955D3">
            <w:pPr>
              <w:rPr>
                <w:rFonts w:cs="Tahoma"/>
              </w:rPr>
            </w:pPr>
            <w:r>
              <w:rPr>
                <w:rFonts w:cs="Tahoma"/>
              </w:rPr>
              <w:t>Checked</w:t>
            </w:r>
          </w:p>
        </w:tc>
      </w:tr>
      <w:tr w:rsidR="00947526" w:rsidRPr="00E24AFB" w14:paraId="4C81E3DD" w14:textId="77777777" w:rsidTr="00D955D3">
        <w:tc>
          <w:tcPr>
            <w:tcW w:w="4698" w:type="dxa"/>
          </w:tcPr>
          <w:p w14:paraId="2E269CAB" w14:textId="77777777" w:rsidR="00947526" w:rsidRDefault="00947526" w:rsidP="00D955D3">
            <w:pPr>
              <w:rPr>
                <w:rFonts w:cs="Tahoma"/>
              </w:rPr>
            </w:pPr>
            <w:r>
              <w:rPr>
                <w:rFonts w:cs="Tahoma"/>
              </w:rPr>
              <w:t>Authorization Reversal Strategy</w:t>
            </w:r>
          </w:p>
        </w:tc>
        <w:tc>
          <w:tcPr>
            <w:tcW w:w="2700" w:type="dxa"/>
          </w:tcPr>
          <w:p w14:paraId="1A551135" w14:textId="77777777" w:rsidR="00947526" w:rsidRDefault="00947526" w:rsidP="00D955D3">
            <w:pPr>
              <w:rPr>
                <w:rFonts w:cs="Tahoma"/>
              </w:rPr>
            </w:pPr>
            <w:r>
              <w:rPr>
                <w:rFonts w:cs="Tahoma"/>
              </w:rPr>
              <w:t>Reverse Excess</w:t>
            </w:r>
          </w:p>
        </w:tc>
      </w:tr>
      <w:tr w:rsidR="00947526" w:rsidRPr="00E24AFB" w14:paraId="7FD53D52" w14:textId="77777777" w:rsidTr="00D955D3">
        <w:tc>
          <w:tcPr>
            <w:tcW w:w="4698" w:type="dxa"/>
          </w:tcPr>
          <w:p w14:paraId="2E0F654F" w14:textId="77777777" w:rsidR="00947526" w:rsidRDefault="00947526" w:rsidP="00D955D3">
            <w:pPr>
              <w:rPr>
                <w:rFonts w:cs="Tahoma"/>
              </w:rPr>
            </w:pPr>
            <w:r>
              <w:rPr>
                <w:rFonts w:cs="Tahoma"/>
              </w:rPr>
              <w:t>Allow Authorization To Exceed Settlement Request</w:t>
            </w:r>
          </w:p>
        </w:tc>
        <w:tc>
          <w:tcPr>
            <w:tcW w:w="2700" w:type="dxa"/>
          </w:tcPr>
          <w:p w14:paraId="1FAE613E" w14:textId="77777777" w:rsidR="00947526" w:rsidRDefault="00947526" w:rsidP="00D955D3">
            <w:pPr>
              <w:rPr>
                <w:rFonts w:cs="Tahoma"/>
              </w:rPr>
            </w:pPr>
            <w:r>
              <w:rPr>
                <w:rFonts w:cs="Tahoma"/>
              </w:rPr>
              <w:t>Checked</w:t>
            </w:r>
          </w:p>
        </w:tc>
      </w:tr>
    </w:tbl>
    <w:p w14:paraId="26050CD4" w14:textId="77777777" w:rsidR="00947526" w:rsidRPr="00E24AFB" w:rsidRDefault="00947526" w:rsidP="00947526">
      <w:pPr>
        <w:ind w:left="2160"/>
        <w:rPr>
          <w:rFonts w:cs="Tahoma"/>
        </w:rPr>
      </w:pPr>
    </w:p>
    <w:p w14:paraId="4661A29A" w14:textId="2AC9EA86" w:rsidR="00947526" w:rsidRPr="00947526" w:rsidRDefault="00947526" w:rsidP="007E62E5">
      <w:pPr>
        <w:pStyle w:val="ListParagraph"/>
        <w:numPr>
          <w:ilvl w:val="1"/>
          <w:numId w:val="10"/>
        </w:numPr>
        <w:rPr>
          <w:rFonts w:cs="Tahoma"/>
          <w:u w:val="single"/>
        </w:rPr>
      </w:pPr>
      <w:r w:rsidRPr="00947526">
        <w:rPr>
          <w:rFonts w:cs="Tahoma"/>
        </w:rPr>
        <w:t>Save</w:t>
      </w:r>
    </w:p>
    <w:p w14:paraId="371677F2" w14:textId="77777777" w:rsidR="00947526" w:rsidRDefault="00947526">
      <w:pPr>
        <w:spacing w:after="160" w:line="259" w:lineRule="auto"/>
        <w:rPr>
          <w:rFonts w:cs="Tahoma"/>
          <w:u w:val="single"/>
        </w:rPr>
      </w:pPr>
      <w:r>
        <w:rPr>
          <w:rFonts w:cs="Tahoma"/>
        </w:rPr>
        <w:br w:type="page"/>
      </w:r>
    </w:p>
    <w:p w14:paraId="12226358" w14:textId="5687E985" w:rsidR="00AA098D" w:rsidRPr="00E24AFB" w:rsidRDefault="00F70D15" w:rsidP="00D42B53">
      <w:pPr>
        <w:pStyle w:val="Heading3"/>
        <w:tabs>
          <w:tab w:val="clear" w:pos="810"/>
          <w:tab w:val="num" w:pos="1530"/>
        </w:tabs>
        <w:ind w:left="1530"/>
        <w:rPr>
          <w:rFonts w:cs="Tahoma"/>
        </w:rPr>
      </w:pPr>
      <w:bookmarkStart w:id="69" w:name="_Toc450752185"/>
      <w:r>
        <w:rPr>
          <w:rFonts w:cs="Tahoma"/>
        </w:rPr>
        <w:lastRenderedPageBreak/>
        <w:t>Payment</w:t>
      </w:r>
      <w:r w:rsidR="00AA098D" w:rsidRPr="00E24AFB">
        <w:rPr>
          <w:rFonts w:cs="Tahoma"/>
        </w:rPr>
        <w:t xml:space="preserve"> Card Types</w:t>
      </w:r>
      <w:bookmarkEnd w:id="69"/>
    </w:p>
    <w:p w14:paraId="4C49D580" w14:textId="77777777" w:rsidR="00AA098D" w:rsidRPr="00E24AFB" w:rsidRDefault="00AA098D" w:rsidP="00D42B53">
      <w:pPr>
        <w:ind w:left="720"/>
        <w:rPr>
          <w:rFonts w:cs="Tahoma"/>
        </w:rPr>
      </w:pPr>
    </w:p>
    <w:p w14:paraId="08FDED9A" w14:textId="32B999BA" w:rsidR="00AA098D" w:rsidRPr="00E24AFB" w:rsidRDefault="000D187C" w:rsidP="001E5CF6">
      <w:pPr>
        <w:ind w:left="1440"/>
        <w:rPr>
          <w:rFonts w:cs="Tahoma"/>
        </w:rPr>
      </w:pPr>
      <w:r>
        <w:rPr>
          <w:rFonts w:cs="Tahoma"/>
        </w:rPr>
        <w:t>Navigate</w:t>
      </w:r>
      <w:r w:rsidR="00AA098D" w:rsidRPr="00E24AFB">
        <w:rPr>
          <w:rFonts w:cs="Tahoma"/>
        </w:rPr>
        <w:t xml:space="preserve"> to Payments -&gt; Create Payment Card Type. </w:t>
      </w:r>
    </w:p>
    <w:p w14:paraId="1090E273" w14:textId="1199740E" w:rsidR="00AA098D" w:rsidRPr="00E24AFB" w:rsidRDefault="00AA098D" w:rsidP="001E5CF6">
      <w:pPr>
        <w:ind w:left="1440"/>
        <w:rPr>
          <w:rFonts w:cs="Tahoma"/>
        </w:rPr>
      </w:pPr>
      <w:r w:rsidRPr="00E24AFB">
        <w:rPr>
          <w:rFonts w:cs="Tahoma"/>
        </w:rPr>
        <w:t xml:space="preserve">Create the Payment Card Type and save. </w:t>
      </w:r>
      <w:r w:rsidR="001E5CF6">
        <w:rPr>
          <w:rFonts w:cs="Tahoma"/>
        </w:rPr>
        <w:t>Configure the parameters as follows:</w:t>
      </w:r>
    </w:p>
    <w:p w14:paraId="214BFD6B" w14:textId="77777777" w:rsidR="00AA098D" w:rsidRPr="00E24AFB" w:rsidRDefault="00AA098D" w:rsidP="001E5CF6">
      <w:pPr>
        <w:ind w:left="1440"/>
        <w:rPr>
          <w:rFonts w:cs="Tahoma"/>
        </w:rPr>
      </w:pPr>
    </w:p>
    <w:p w14:paraId="7B45A8B7" w14:textId="2716C432" w:rsidR="00AA098D" w:rsidRPr="00E24AFB" w:rsidRDefault="001E5CF6" w:rsidP="001E5CF6">
      <w:pPr>
        <w:ind w:left="1440"/>
        <w:rPr>
          <w:rFonts w:cs="Tahoma"/>
        </w:rPr>
      </w:pPr>
      <w:r w:rsidRPr="001E5CF6">
        <w:rPr>
          <w:rFonts w:cs="Tahoma"/>
          <w:noProof/>
        </w:rPr>
        <w:drawing>
          <wp:inline distT="0" distB="0" distL="0" distR="0" wp14:anchorId="2F718C4E" wp14:editId="16F8754C">
            <wp:extent cx="4371975" cy="4031465"/>
            <wp:effectExtent l="152400" t="152400" r="352425" b="3695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4127" cy="40334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C56495" w:rsidRPr="00E24AFB" w14:paraId="3EB38B6F"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834A5D0" w14:textId="77777777" w:rsidR="00C56495" w:rsidRPr="00E24AFB" w:rsidRDefault="00C56495"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76CA01CA" w14:textId="77777777" w:rsidR="00C56495" w:rsidRPr="00E24AFB" w:rsidRDefault="00C56495" w:rsidP="00D955D3">
            <w:pPr>
              <w:rPr>
                <w:rFonts w:cs="Tahoma"/>
                <w:b/>
                <w:color w:val="E6E6E6"/>
              </w:rPr>
            </w:pPr>
            <w:r>
              <w:rPr>
                <w:rFonts w:cs="Tahoma"/>
                <w:b/>
                <w:color w:val="E6E6E6"/>
              </w:rPr>
              <w:t>Value</w:t>
            </w:r>
          </w:p>
        </w:tc>
      </w:tr>
      <w:tr w:rsidR="00C56495" w:rsidRPr="00E24AFB" w14:paraId="51C69DA8" w14:textId="77777777" w:rsidTr="00D955D3">
        <w:tc>
          <w:tcPr>
            <w:tcW w:w="4698" w:type="dxa"/>
          </w:tcPr>
          <w:p w14:paraId="08F8EE47" w14:textId="4B0D3762" w:rsidR="00C56495" w:rsidRPr="00E24AFB" w:rsidRDefault="00C56495" w:rsidP="00D955D3">
            <w:pPr>
              <w:rPr>
                <w:rFonts w:cs="Tahoma"/>
              </w:rPr>
            </w:pPr>
            <w:r>
              <w:rPr>
                <w:rFonts w:cs="Tahoma"/>
              </w:rPr>
              <w:t>Payment card type</w:t>
            </w:r>
          </w:p>
        </w:tc>
        <w:tc>
          <w:tcPr>
            <w:tcW w:w="2700" w:type="dxa"/>
          </w:tcPr>
          <w:p w14:paraId="50D9E22C" w14:textId="539C29EF" w:rsidR="00C56495" w:rsidRPr="00E24AFB" w:rsidRDefault="00C56495" w:rsidP="00D955D3">
            <w:pPr>
              <w:rPr>
                <w:rFonts w:cs="Tahoma"/>
              </w:rPr>
            </w:pPr>
            <w:r>
              <w:rPr>
                <w:rFonts w:cs="Tahoma"/>
              </w:rPr>
              <w:t>VISA</w:t>
            </w:r>
          </w:p>
        </w:tc>
      </w:tr>
      <w:tr w:rsidR="00C56495" w:rsidRPr="00E24AFB" w14:paraId="40265EFB" w14:textId="77777777" w:rsidTr="00D955D3">
        <w:tc>
          <w:tcPr>
            <w:tcW w:w="4698" w:type="dxa"/>
          </w:tcPr>
          <w:p w14:paraId="4B9B108B" w14:textId="62B82DD0" w:rsidR="00C56495" w:rsidRPr="00E24AFB" w:rsidRDefault="00C56495" w:rsidP="00D955D3">
            <w:pPr>
              <w:rPr>
                <w:rFonts w:cs="Tahoma"/>
              </w:rPr>
            </w:pPr>
            <w:r>
              <w:rPr>
                <w:rFonts w:cs="Tahoma"/>
              </w:rPr>
              <w:t>Payment Type</w:t>
            </w:r>
          </w:p>
        </w:tc>
        <w:tc>
          <w:tcPr>
            <w:tcW w:w="2700" w:type="dxa"/>
          </w:tcPr>
          <w:p w14:paraId="16D68E86" w14:textId="7A33FA05" w:rsidR="00C56495" w:rsidRPr="00E24AFB" w:rsidRDefault="00C56495" w:rsidP="00D955D3">
            <w:pPr>
              <w:rPr>
                <w:rFonts w:cs="Tahoma"/>
              </w:rPr>
            </w:pPr>
            <w:r>
              <w:rPr>
                <w:rFonts w:cs="Tahoma"/>
              </w:rPr>
              <w:t>CREDIT_CARD</w:t>
            </w:r>
          </w:p>
        </w:tc>
      </w:tr>
      <w:tr w:rsidR="00C56495" w:rsidRPr="00E24AFB" w14:paraId="2FBBC49D" w14:textId="77777777" w:rsidTr="00D955D3">
        <w:tc>
          <w:tcPr>
            <w:tcW w:w="4698" w:type="dxa"/>
          </w:tcPr>
          <w:p w14:paraId="1B1694C8" w14:textId="13806567" w:rsidR="00C56495" w:rsidRPr="00E24AFB" w:rsidRDefault="00C56495" w:rsidP="00D955D3">
            <w:pPr>
              <w:rPr>
                <w:rFonts w:cs="Tahoma"/>
              </w:rPr>
            </w:pPr>
            <w:r>
              <w:rPr>
                <w:rFonts w:cs="Tahoma"/>
              </w:rPr>
              <w:t>Short Description</w:t>
            </w:r>
          </w:p>
        </w:tc>
        <w:tc>
          <w:tcPr>
            <w:tcW w:w="2700" w:type="dxa"/>
          </w:tcPr>
          <w:p w14:paraId="4C568F14" w14:textId="2A47D66E" w:rsidR="00C56495" w:rsidRPr="00E24AFB" w:rsidRDefault="00C56495" w:rsidP="00D955D3">
            <w:pPr>
              <w:rPr>
                <w:rFonts w:cs="Tahoma"/>
              </w:rPr>
            </w:pPr>
            <w:r>
              <w:rPr>
                <w:rFonts w:cs="Tahoma"/>
              </w:rPr>
              <w:t>VISA</w:t>
            </w:r>
          </w:p>
        </w:tc>
      </w:tr>
      <w:tr w:rsidR="00C56495" w:rsidRPr="00E24AFB" w14:paraId="30BEFBDA" w14:textId="77777777" w:rsidTr="00D955D3">
        <w:tc>
          <w:tcPr>
            <w:tcW w:w="4698" w:type="dxa"/>
          </w:tcPr>
          <w:p w14:paraId="5172866A" w14:textId="6DCA9038" w:rsidR="00C56495" w:rsidRDefault="00C56495" w:rsidP="00D955D3">
            <w:pPr>
              <w:rPr>
                <w:rFonts w:cs="Tahoma"/>
              </w:rPr>
            </w:pPr>
            <w:r>
              <w:rPr>
                <w:rFonts w:cs="Tahoma"/>
              </w:rPr>
              <w:t>Long Description</w:t>
            </w:r>
          </w:p>
        </w:tc>
        <w:tc>
          <w:tcPr>
            <w:tcW w:w="2700" w:type="dxa"/>
          </w:tcPr>
          <w:p w14:paraId="319B6002" w14:textId="1E7D53F0" w:rsidR="00C56495" w:rsidRDefault="00C56495" w:rsidP="00D955D3">
            <w:pPr>
              <w:rPr>
                <w:rFonts w:cs="Tahoma"/>
              </w:rPr>
            </w:pPr>
            <w:r>
              <w:rPr>
                <w:rFonts w:cs="Tahoma"/>
              </w:rPr>
              <w:t>VISA</w:t>
            </w:r>
          </w:p>
        </w:tc>
      </w:tr>
      <w:tr w:rsidR="00C56495" w:rsidRPr="00E24AFB" w14:paraId="64EBD76F" w14:textId="77777777" w:rsidTr="00D955D3">
        <w:tc>
          <w:tcPr>
            <w:tcW w:w="4698" w:type="dxa"/>
          </w:tcPr>
          <w:p w14:paraId="29D0ACD8" w14:textId="177C0AFF" w:rsidR="00C56495" w:rsidRDefault="00C56495" w:rsidP="00D955D3">
            <w:pPr>
              <w:rPr>
                <w:rFonts w:cs="Tahoma"/>
              </w:rPr>
            </w:pPr>
            <w:r>
              <w:t>Use Same Authorization Multiple Times</w:t>
            </w:r>
          </w:p>
        </w:tc>
        <w:tc>
          <w:tcPr>
            <w:tcW w:w="2700" w:type="dxa"/>
          </w:tcPr>
          <w:p w14:paraId="45839B5B" w14:textId="6DC80BB9" w:rsidR="00C56495" w:rsidRDefault="00C56495" w:rsidP="00D955D3">
            <w:pPr>
              <w:rPr>
                <w:rFonts w:cs="Tahoma"/>
              </w:rPr>
            </w:pPr>
            <w:r>
              <w:rPr>
                <w:rFonts w:cs="Tahoma"/>
              </w:rPr>
              <w:t>Yes</w:t>
            </w:r>
          </w:p>
        </w:tc>
      </w:tr>
    </w:tbl>
    <w:p w14:paraId="3A66732F" w14:textId="77777777" w:rsidR="00AA098D" w:rsidRPr="00E24AFB" w:rsidRDefault="00AA098D" w:rsidP="00D42B53">
      <w:pPr>
        <w:ind w:left="720"/>
        <w:rPr>
          <w:rFonts w:cs="Tahoma"/>
        </w:rPr>
      </w:pPr>
    </w:p>
    <w:p w14:paraId="075DB1E9" w14:textId="77777777" w:rsidR="00AA098D" w:rsidRPr="00E24AFB" w:rsidRDefault="00AA098D" w:rsidP="00D42B53">
      <w:pPr>
        <w:ind w:left="720"/>
        <w:rPr>
          <w:rFonts w:cs="Tahoma"/>
        </w:rPr>
      </w:pPr>
    </w:p>
    <w:p w14:paraId="307EF756" w14:textId="77777777" w:rsidR="00AA098D" w:rsidRPr="00E24AFB" w:rsidRDefault="00AA098D" w:rsidP="00D42B53">
      <w:pPr>
        <w:ind w:left="720"/>
        <w:rPr>
          <w:rFonts w:cs="Tahoma"/>
        </w:rPr>
      </w:pPr>
    </w:p>
    <w:p w14:paraId="33FB4610" w14:textId="77777777" w:rsidR="00762D47" w:rsidRDefault="00762D47">
      <w:pPr>
        <w:spacing w:after="160" w:line="259" w:lineRule="auto"/>
        <w:rPr>
          <w:rFonts w:cs="Tahoma"/>
        </w:rPr>
      </w:pPr>
      <w:r>
        <w:rPr>
          <w:rFonts w:cs="Tahoma"/>
        </w:rPr>
        <w:br w:type="page"/>
      </w:r>
    </w:p>
    <w:p w14:paraId="5B077764" w14:textId="4FD831CC" w:rsidR="00AA098D" w:rsidRDefault="00762D47" w:rsidP="00762D47">
      <w:pPr>
        <w:ind w:left="720"/>
        <w:rPr>
          <w:rFonts w:cs="Tahoma"/>
        </w:rPr>
      </w:pPr>
      <w:r>
        <w:rPr>
          <w:rFonts w:cs="Tahoma"/>
        </w:rPr>
        <w:lastRenderedPageBreak/>
        <w:t>Create other payment card types as follows:</w:t>
      </w:r>
    </w:p>
    <w:p w14:paraId="3D26727B" w14:textId="63C33A3E" w:rsidR="00762D47" w:rsidRDefault="00762D47" w:rsidP="00762D47">
      <w:pPr>
        <w:ind w:left="720"/>
        <w:rPr>
          <w:rFonts w:cs="Tahoma"/>
        </w:rPr>
      </w:pPr>
    </w:p>
    <w:p w14:paraId="487C1C42" w14:textId="022915C5" w:rsidR="00AA098D" w:rsidRPr="00E24AFB" w:rsidRDefault="00762D47" w:rsidP="00762D47">
      <w:pPr>
        <w:ind w:left="1440"/>
        <w:rPr>
          <w:rFonts w:cs="Tahoma"/>
        </w:rPr>
      </w:pPr>
      <w:r w:rsidRPr="00762D47">
        <w:rPr>
          <w:rFonts w:cs="Tahoma"/>
          <w:noProof/>
        </w:rPr>
        <w:drawing>
          <wp:inline distT="0" distB="0" distL="0" distR="0" wp14:anchorId="7D34D2C5" wp14:editId="5F9CBD18">
            <wp:extent cx="4159250" cy="3743325"/>
            <wp:effectExtent l="152400" t="152400" r="35560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9806" cy="37438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762D47" w:rsidRPr="00E24AFB" w14:paraId="5358A535"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4DD3C919" w14:textId="77777777" w:rsidR="00762D47" w:rsidRPr="00E24AFB" w:rsidRDefault="00762D47"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0D69681" w14:textId="77777777" w:rsidR="00762D47" w:rsidRPr="00E24AFB" w:rsidRDefault="00762D47" w:rsidP="00D955D3">
            <w:pPr>
              <w:rPr>
                <w:rFonts w:cs="Tahoma"/>
                <w:b/>
                <w:color w:val="E6E6E6"/>
              </w:rPr>
            </w:pPr>
            <w:r>
              <w:rPr>
                <w:rFonts w:cs="Tahoma"/>
                <w:b/>
                <w:color w:val="E6E6E6"/>
              </w:rPr>
              <w:t>Value</w:t>
            </w:r>
          </w:p>
        </w:tc>
      </w:tr>
      <w:tr w:rsidR="00762D47" w:rsidRPr="00E24AFB" w14:paraId="3C61E6D7" w14:textId="77777777" w:rsidTr="00D955D3">
        <w:tc>
          <w:tcPr>
            <w:tcW w:w="4698" w:type="dxa"/>
          </w:tcPr>
          <w:p w14:paraId="0AC6D400" w14:textId="77777777" w:rsidR="00762D47" w:rsidRPr="00E24AFB" w:rsidRDefault="00762D47" w:rsidP="00D955D3">
            <w:pPr>
              <w:rPr>
                <w:rFonts w:cs="Tahoma"/>
              </w:rPr>
            </w:pPr>
            <w:r>
              <w:rPr>
                <w:rFonts w:cs="Tahoma"/>
              </w:rPr>
              <w:t>Payment card type</w:t>
            </w:r>
          </w:p>
        </w:tc>
        <w:tc>
          <w:tcPr>
            <w:tcW w:w="2700" w:type="dxa"/>
          </w:tcPr>
          <w:p w14:paraId="08BFAD24" w14:textId="562036B6" w:rsidR="00762D47" w:rsidRPr="00E24AFB" w:rsidRDefault="00762D47" w:rsidP="00D955D3">
            <w:pPr>
              <w:rPr>
                <w:rFonts w:cs="Tahoma"/>
              </w:rPr>
            </w:pPr>
            <w:r w:rsidRPr="00762D47">
              <w:rPr>
                <w:rFonts w:cs="Tahoma"/>
              </w:rPr>
              <w:t>MASTERCARD</w:t>
            </w:r>
          </w:p>
        </w:tc>
      </w:tr>
      <w:tr w:rsidR="00762D47" w:rsidRPr="00E24AFB" w14:paraId="71371660" w14:textId="77777777" w:rsidTr="00D955D3">
        <w:tc>
          <w:tcPr>
            <w:tcW w:w="4698" w:type="dxa"/>
          </w:tcPr>
          <w:p w14:paraId="12E198C1" w14:textId="77777777" w:rsidR="00762D47" w:rsidRPr="00E24AFB" w:rsidRDefault="00762D47" w:rsidP="00D955D3">
            <w:pPr>
              <w:rPr>
                <w:rFonts w:cs="Tahoma"/>
              </w:rPr>
            </w:pPr>
            <w:r>
              <w:rPr>
                <w:rFonts w:cs="Tahoma"/>
              </w:rPr>
              <w:t>Payment Type</w:t>
            </w:r>
          </w:p>
        </w:tc>
        <w:tc>
          <w:tcPr>
            <w:tcW w:w="2700" w:type="dxa"/>
          </w:tcPr>
          <w:p w14:paraId="73ADE500" w14:textId="77777777" w:rsidR="00762D47" w:rsidRPr="00E24AFB" w:rsidRDefault="00762D47" w:rsidP="00D955D3">
            <w:pPr>
              <w:rPr>
                <w:rFonts w:cs="Tahoma"/>
              </w:rPr>
            </w:pPr>
            <w:r>
              <w:rPr>
                <w:rFonts w:cs="Tahoma"/>
              </w:rPr>
              <w:t>CREDIT_CARD</w:t>
            </w:r>
          </w:p>
        </w:tc>
      </w:tr>
      <w:tr w:rsidR="00762D47" w:rsidRPr="00E24AFB" w14:paraId="7A1EF2C9" w14:textId="77777777" w:rsidTr="00D955D3">
        <w:tc>
          <w:tcPr>
            <w:tcW w:w="4698" w:type="dxa"/>
          </w:tcPr>
          <w:p w14:paraId="696257EF" w14:textId="77777777" w:rsidR="00762D47" w:rsidRPr="00E24AFB" w:rsidRDefault="00762D47" w:rsidP="00D955D3">
            <w:pPr>
              <w:rPr>
                <w:rFonts w:cs="Tahoma"/>
              </w:rPr>
            </w:pPr>
            <w:r>
              <w:rPr>
                <w:rFonts w:cs="Tahoma"/>
              </w:rPr>
              <w:t>Short Description</w:t>
            </w:r>
          </w:p>
        </w:tc>
        <w:tc>
          <w:tcPr>
            <w:tcW w:w="2700" w:type="dxa"/>
          </w:tcPr>
          <w:p w14:paraId="7CD45DC9" w14:textId="5C1E3687" w:rsidR="00762D47" w:rsidRPr="00E24AFB" w:rsidRDefault="00762D47" w:rsidP="00D955D3">
            <w:pPr>
              <w:rPr>
                <w:rFonts w:cs="Tahoma"/>
              </w:rPr>
            </w:pPr>
            <w:r w:rsidRPr="00762D47">
              <w:rPr>
                <w:rFonts w:cs="Tahoma"/>
              </w:rPr>
              <w:t>MASTERCARD</w:t>
            </w:r>
          </w:p>
        </w:tc>
      </w:tr>
      <w:tr w:rsidR="00762D47" w:rsidRPr="00E24AFB" w14:paraId="423A592D" w14:textId="77777777" w:rsidTr="00D955D3">
        <w:tc>
          <w:tcPr>
            <w:tcW w:w="4698" w:type="dxa"/>
          </w:tcPr>
          <w:p w14:paraId="1054F226" w14:textId="77777777" w:rsidR="00762D47" w:rsidRDefault="00762D47" w:rsidP="00D955D3">
            <w:pPr>
              <w:rPr>
                <w:rFonts w:cs="Tahoma"/>
              </w:rPr>
            </w:pPr>
            <w:r>
              <w:rPr>
                <w:rFonts w:cs="Tahoma"/>
              </w:rPr>
              <w:t>Long Description</w:t>
            </w:r>
          </w:p>
        </w:tc>
        <w:tc>
          <w:tcPr>
            <w:tcW w:w="2700" w:type="dxa"/>
          </w:tcPr>
          <w:p w14:paraId="25DA494A" w14:textId="122FB437" w:rsidR="00762D47" w:rsidRDefault="00762D47" w:rsidP="00D955D3">
            <w:pPr>
              <w:rPr>
                <w:rFonts w:cs="Tahoma"/>
              </w:rPr>
            </w:pPr>
            <w:r w:rsidRPr="00762D47">
              <w:rPr>
                <w:rFonts w:cs="Tahoma"/>
              </w:rPr>
              <w:t>MASTERCARD</w:t>
            </w:r>
          </w:p>
        </w:tc>
      </w:tr>
      <w:tr w:rsidR="00762D47" w:rsidRPr="00E24AFB" w14:paraId="1831B2F6" w14:textId="77777777" w:rsidTr="00D955D3">
        <w:tc>
          <w:tcPr>
            <w:tcW w:w="4698" w:type="dxa"/>
          </w:tcPr>
          <w:p w14:paraId="537BDD27" w14:textId="77777777" w:rsidR="00762D47" w:rsidRDefault="00762D47" w:rsidP="00D955D3">
            <w:pPr>
              <w:rPr>
                <w:rFonts w:cs="Tahoma"/>
              </w:rPr>
            </w:pPr>
            <w:r>
              <w:t>Use Same Authorization Multiple Times</w:t>
            </w:r>
          </w:p>
        </w:tc>
        <w:tc>
          <w:tcPr>
            <w:tcW w:w="2700" w:type="dxa"/>
          </w:tcPr>
          <w:p w14:paraId="51DFF7C9" w14:textId="77777777" w:rsidR="00762D47" w:rsidRDefault="00762D47" w:rsidP="00D955D3">
            <w:pPr>
              <w:rPr>
                <w:rFonts w:cs="Tahoma"/>
              </w:rPr>
            </w:pPr>
            <w:r>
              <w:rPr>
                <w:rFonts w:cs="Tahoma"/>
              </w:rPr>
              <w:t>Yes</w:t>
            </w:r>
          </w:p>
        </w:tc>
      </w:tr>
    </w:tbl>
    <w:p w14:paraId="5845A6DB" w14:textId="670A6927" w:rsidR="00636677" w:rsidRDefault="00636677" w:rsidP="00636677">
      <w:pPr>
        <w:ind w:left="810"/>
        <w:rPr>
          <w:rFonts w:cs="Tahoma"/>
        </w:rPr>
      </w:pPr>
    </w:p>
    <w:p w14:paraId="1570EBEA" w14:textId="1353E5D0" w:rsidR="00ED2193" w:rsidRPr="00E24AFB" w:rsidRDefault="00ED2193" w:rsidP="00ED2193">
      <w:pPr>
        <w:ind w:left="1440"/>
        <w:rPr>
          <w:rFonts w:cs="Tahoma"/>
        </w:rPr>
      </w:pPr>
      <w:r w:rsidRPr="00ED2193">
        <w:rPr>
          <w:rFonts w:cs="Tahoma"/>
          <w:noProof/>
        </w:rPr>
        <w:lastRenderedPageBreak/>
        <w:drawing>
          <wp:inline distT="0" distB="0" distL="0" distR="0" wp14:anchorId="14A4282B" wp14:editId="57BA3263">
            <wp:extent cx="4438650" cy="4039361"/>
            <wp:effectExtent l="152400" t="152400" r="361950" b="3613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2484" cy="40428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762D47" w:rsidRPr="00E24AFB" w14:paraId="3ED364AB"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59ABA91E" w14:textId="01406096" w:rsidR="00762D47" w:rsidRPr="00E24AFB" w:rsidRDefault="00636677" w:rsidP="00D955D3">
            <w:pPr>
              <w:rPr>
                <w:rFonts w:cs="Tahoma"/>
                <w:b/>
                <w:color w:val="E6E6E6"/>
              </w:rPr>
            </w:pPr>
            <w:r w:rsidRPr="00E24AFB">
              <w:rPr>
                <w:rFonts w:cs="Tahoma"/>
              </w:rPr>
              <w:br w:type="page"/>
            </w:r>
            <w:bookmarkEnd w:id="47"/>
            <w:bookmarkEnd w:id="48"/>
            <w:bookmarkEnd w:id="49"/>
            <w:r w:rsidR="00762D47">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2983C2C2" w14:textId="77777777" w:rsidR="00762D47" w:rsidRPr="00E24AFB" w:rsidRDefault="00762D47" w:rsidP="00D955D3">
            <w:pPr>
              <w:rPr>
                <w:rFonts w:cs="Tahoma"/>
                <w:b/>
                <w:color w:val="E6E6E6"/>
              </w:rPr>
            </w:pPr>
            <w:r>
              <w:rPr>
                <w:rFonts w:cs="Tahoma"/>
                <w:b/>
                <w:color w:val="E6E6E6"/>
              </w:rPr>
              <w:t>Value</w:t>
            </w:r>
          </w:p>
        </w:tc>
      </w:tr>
      <w:tr w:rsidR="00762D47" w:rsidRPr="00E24AFB" w14:paraId="10719EB9" w14:textId="77777777" w:rsidTr="00D955D3">
        <w:tc>
          <w:tcPr>
            <w:tcW w:w="4698" w:type="dxa"/>
          </w:tcPr>
          <w:p w14:paraId="4EC9C5F1" w14:textId="77777777" w:rsidR="00762D47" w:rsidRPr="00E24AFB" w:rsidRDefault="00762D47" w:rsidP="00D955D3">
            <w:pPr>
              <w:rPr>
                <w:rFonts w:cs="Tahoma"/>
              </w:rPr>
            </w:pPr>
            <w:r>
              <w:rPr>
                <w:rFonts w:cs="Tahoma"/>
              </w:rPr>
              <w:t>Payment card type</w:t>
            </w:r>
          </w:p>
        </w:tc>
        <w:tc>
          <w:tcPr>
            <w:tcW w:w="2700" w:type="dxa"/>
          </w:tcPr>
          <w:p w14:paraId="2DBB95E1" w14:textId="5D623795" w:rsidR="00762D47" w:rsidRPr="00E24AFB" w:rsidRDefault="00762D47" w:rsidP="00D955D3">
            <w:pPr>
              <w:rPr>
                <w:rFonts w:cs="Tahoma"/>
              </w:rPr>
            </w:pPr>
            <w:r w:rsidRPr="00762D47">
              <w:rPr>
                <w:rFonts w:cs="Tahoma"/>
              </w:rPr>
              <w:t>DISCOVER</w:t>
            </w:r>
          </w:p>
        </w:tc>
      </w:tr>
      <w:tr w:rsidR="00762D47" w:rsidRPr="00E24AFB" w14:paraId="31E652C2" w14:textId="77777777" w:rsidTr="00D955D3">
        <w:tc>
          <w:tcPr>
            <w:tcW w:w="4698" w:type="dxa"/>
          </w:tcPr>
          <w:p w14:paraId="71E2EBB5" w14:textId="77777777" w:rsidR="00762D47" w:rsidRPr="00E24AFB" w:rsidRDefault="00762D47" w:rsidP="00D955D3">
            <w:pPr>
              <w:rPr>
                <w:rFonts w:cs="Tahoma"/>
              </w:rPr>
            </w:pPr>
            <w:r>
              <w:rPr>
                <w:rFonts w:cs="Tahoma"/>
              </w:rPr>
              <w:t>Payment Type</w:t>
            </w:r>
          </w:p>
        </w:tc>
        <w:tc>
          <w:tcPr>
            <w:tcW w:w="2700" w:type="dxa"/>
          </w:tcPr>
          <w:p w14:paraId="29796A0E" w14:textId="77777777" w:rsidR="00762D47" w:rsidRPr="00E24AFB" w:rsidRDefault="00762D47" w:rsidP="00D955D3">
            <w:pPr>
              <w:rPr>
                <w:rFonts w:cs="Tahoma"/>
              </w:rPr>
            </w:pPr>
            <w:r>
              <w:rPr>
                <w:rFonts w:cs="Tahoma"/>
              </w:rPr>
              <w:t>CREDIT_CARD</w:t>
            </w:r>
          </w:p>
        </w:tc>
      </w:tr>
      <w:tr w:rsidR="00762D47" w:rsidRPr="00E24AFB" w14:paraId="766ECFD7" w14:textId="77777777" w:rsidTr="00D955D3">
        <w:tc>
          <w:tcPr>
            <w:tcW w:w="4698" w:type="dxa"/>
          </w:tcPr>
          <w:p w14:paraId="6C01B4BD" w14:textId="77777777" w:rsidR="00762D47" w:rsidRPr="00E24AFB" w:rsidRDefault="00762D47" w:rsidP="00D955D3">
            <w:pPr>
              <w:rPr>
                <w:rFonts w:cs="Tahoma"/>
              </w:rPr>
            </w:pPr>
            <w:r>
              <w:rPr>
                <w:rFonts w:cs="Tahoma"/>
              </w:rPr>
              <w:t>Short Description</w:t>
            </w:r>
          </w:p>
        </w:tc>
        <w:tc>
          <w:tcPr>
            <w:tcW w:w="2700" w:type="dxa"/>
          </w:tcPr>
          <w:p w14:paraId="187FB5D1" w14:textId="2FFD9DCA" w:rsidR="00762D47" w:rsidRPr="00E24AFB" w:rsidRDefault="00762D47" w:rsidP="00D955D3">
            <w:pPr>
              <w:rPr>
                <w:rFonts w:cs="Tahoma"/>
              </w:rPr>
            </w:pPr>
            <w:r w:rsidRPr="00762D47">
              <w:rPr>
                <w:rFonts w:cs="Tahoma"/>
              </w:rPr>
              <w:t>DISCOVER</w:t>
            </w:r>
          </w:p>
        </w:tc>
      </w:tr>
      <w:tr w:rsidR="00762D47" w:rsidRPr="00E24AFB" w14:paraId="2BCC0D29" w14:textId="77777777" w:rsidTr="00D955D3">
        <w:tc>
          <w:tcPr>
            <w:tcW w:w="4698" w:type="dxa"/>
          </w:tcPr>
          <w:p w14:paraId="14285ECC" w14:textId="77777777" w:rsidR="00762D47" w:rsidRDefault="00762D47" w:rsidP="00D955D3">
            <w:pPr>
              <w:rPr>
                <w:rFonts w:cs="Tahoma"/>
              </w:rPr>
            </w:pPr>
            <w:r>
              <w:rPr>
                <w:rFonts w:cs="Tahoma"/>
              </w:rPr>
              <w:t>Long Description</w:t>
            </w:r>
          </w:p>
        </w:tc>
        <w:tc>
          <w:tcPr>
            <w:tcW w:w="2700" w:type="dxa"/>
          </w:tcPr>
          <w:p w14:paraId="6BC97CF7" w14:textId="58551908" w:rsidR="00762D47" w:rsidRDefault="00762D47" w:rsidP="00D955D3">
            <w:pPr>
              <w:rPr>
                <w:rFonts w:cs="Tahoma"/>
              </w:rPr>
            </w:pPr>
            <w:r w:rsidRPr="00762D47">
              <w:rPr>
                <w:rFonts w:cs="Tahoma"/>
              </w:rPr>
              <w:t>DISCOVER</w:t>
            </w:r>
          </w:p>
        </w:tc>
      </w:tr>
      <w:tr w:rsidR="00762D47" w:rsidRPr="00E24AFB" w14:paraId="561E7F8C" w14:textId="77777777" w:rsidTr="00D955D3">
        <w:tc>
          <w:tcPr>
            <w:tcW w:w="4698" w:type="dxa"/>
          </w:tcPr>
          <w:p w14:paraId="4E21BA6E" w14:textId="77777777" w:rsidR="00762D47" w:rsidRDefault="00762D47" w:rsidP="00D955D3">
            <w:pPr>
              <w:rPr>
                <w:rFonts w:cs="Tahoma"/>
              </w:rPr>
            </w:pPr>
            <w:r>
              <w:t>Use Same Authorization Multiple Times</w:t>
            </w:r>
          </w:p>
        </w:tc>
        <w:tc>
          <w:tcPr>
            <w:tcW w:w="2700" w:type="dxa"/>
          </w:tcPr>
          <w:p w14:paraId="7EF9F44F" w14:textId="77777777" w:rsidR="00762D47" w:rsidRDefault="00762D47" w:rsidP="00D955D3">
            <w:pPr>
              <w:rPr>
                <w:rFonts w:cs="Tahoma"/>
              </w:rPr>
            </w:pPr>
            <w:r>
              <w:rPr>
                <w:rFonts w:cs="Tahoma"/>
              </w:rPr>
              <w:t>Yes</w:t>
            </w:r>
          </w:p>
        </w:tc>
      </w:tr>
    </w:tbl>
    <w:p w14:paraId="613D274B" w14:textId="51147B75" w:rsidR="00FF0A9C" w:rsidRDefault="00FB1DAA" w:rsidP="00FB1DAA">
      <w:pPr>
        <w:ind w:left="1440"/>
        <w:rPr>
          <w:rFonts w:cs="Tahoma"/>
        </w:rPr>
      </w:pPr>
      <w:r w:rsidRPr="00FB1DAA">
        <w:rPr>
          <w:rFonts w:cs="Tahoma"/>
          <w:noProof/>
        </w:rPr>
        <w:lastRenderedPageBreak/>
        <w:drawing>
          <wp:inline distT="0" distB="0" distL="0" distR="0" wp14:anchorId="19D1116C" wp14:editId="57194313">
            <wp:extent cx="4037002" cy="3619500"/>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9324" cy="362158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398"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2700"/>
      </w:tblGrid>
      <w:tr w:rsidR="00762D47" w:rsidRPr="00E24AFB" w14:paraId="2FB571C7" w14:textId="77777777" w:rsidTr="00D955D3">
        <w:tc>
          <w:tcPr>
            <w:tcW w:w="4698"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6F80BADE" w14:textId="77777777" w:rsidR="00762D47" w:rsidRPr="00E24AFB" w:rsidRDefault="00762D47" w:rsidP="00D955D3">
            <w:pPr>
              <w:rPr>
                <w:rFonts w:cs="Tahoma"/>
                <w:b/>
                <w:color w:val="E6E6E6"/>
              </w:rPr>
            </w:pPr>
            <w:r>
              <w:rPr>
                <w:rFonts w:cs="Tahoma"/>
                <w:b/>
                <w:color w:val="E6E6E6"/>
              </w:rPr>
              <w:t>Name</w:t>
            </w:r>
          </w:p>
        </w:tc>
        <w:tc>
          <w:tcPr>
            <w:tcW w:w="2700" w:type="dxa"/>
            <w:tcBorders>
              <w:top w:val="single" w:sz="4" w:space="0" w:color="auto"/>
              <w:left w:val="single" w:sz="4" w:space="0" w:color="auto"/>
              <w:bottom w:val="single" w:sz="4" w:space="0" w:color="auto"/>
              <w:right w:val="single" w:sz="4" w:space="0" w:color="auto"/>
              <w:tl2br w:val="nil"/>
              <w:tr2bl w:val="nil"/>
            </w:tcBorders>
            <w:shd w:val="clear" w:color="auto" w:fill="595959"/>
          </w:tcPr>
          <w:p w14:paraId="388DB715" w14:textId="77777777" w:rsidR="00762D47" w:rsidRPr="00E24AFB" w:rsidRDefault="00762D47" w:rsidP="00D955D3">
            <w:pPr>
              <w:rPr>
                <w:rFonts w:cs="Tahoma"/>
                <w:b/>
                <w:color w:val="E6E6E6"/>
              </w:rPr>
            </w:pPr>
            <w:r>
              <w:rPr>
                <w:rFonts w:cs="Tahoma"/>
                <w:b/>
                <w:color w:val="E6E6E6"/>
              </w:rPr>
              <w:t>Value</w:t>
            </w:r>
          </w:p>
        </w:tc>
      </w:tr>
      <w:tr w:rsidR="00762D47" w:rsidRPr="00E24AFB" w14:paraId="1EBA086D" w14:textId="77777777" w:rsidTr="00D955D3">
        <w:tc>
          <w:tcPr>
            <w:tcW w:w="4698" w:type="dxa"/>
          </w:tcPr>
          <w:p w14:paraId="5EDAAE44" w14:textId="77777777" w:rsidR="00762D47" w:rsidRPr="00E24AFB" w:rsidRDefault="00762D47" w:rsidP="00D955D3">
            <w:pPr>
              <w:rPr>
                <w:rFonts w:cs="Tahoma"/>
              </w:rPr>
            </w:pPr>
            <w:r>
              <w:rPr>
                <w:rFonts w:cs="Tahoma"/>
              </w:rPr>
              <w:t>Payment card type</w:t>
            </w:r>
          </w:p>
        </w:tc>
        <w:tc>
          <w:tcPr>
            <w:tcW w:w="2700" w:type="dxa"/>
          </w:tcPr>
          <w:p w14:paraId="065C51C8" w14:textId="3FF099C0" w:rsidR="00762D47" w:rsidRPr="00E24AFB" w:rsidRDefault="00762D47" w:rsidP="00D955D3">
            <w:pPr>
              <w:rPr>
                <w:rFonts w:cs="Tahoma"/>
              </w:rPr>
            </w:pPr>
            <w:r w:rsidRPr="00762D47">
              <w:rPr>
                <w:rFonts w:cs="Tahoma"/>
              </w:rPr>
              <w:t>AMERICANEXPRESS</w:t>
            </w:r>
          </w:p>
        </w:tc>
      </w:tr>
      <w:tr w:rsidR="00762D47" w:rsidRPr="00E24AFB" w14:paraId="42FE6C0C" w14:textId="77777777" w:rsidTr="00D955D3">
        <w:tc>
          <w:tcPr>
            <w:tcW w:w="4698" w:type="dxa"/>
          </w:tcPr>
          <w:p w14:paraId="61E1FBDC" w14:textId="77777777" w:rsidR="00762D47" w:rsidRPr="00E24AFB" w:rsidRDefault="00762D47" w:rsidP="00D955D3">
            <w:pPr>
              <w:rPr>
                <w:rFonts w:cs="Tahoma"/>
              </w:rPr>
            </w:pPr>
            <w:r>
              <w:rPr>
                <w:rFonts w:cs="Tahoma"/>
              </w:rPr>
              <w:t>Payment Type</w:t>
            </w:r>
          </w:p>
        </w:tc>
        <w:tc>
          <w:tcPr>
            <w:tcW w:w="2700" w:type="dxa"/>
          </w:tcPr>
          <w:p w14:paraId="358824F4" w14:textId="77777777" w:rsidR="00762D47" w:rsidRPr="00E24AFB" w:rsidRDefault="00762D47" w:rsidP="00D955D3">
            <w:pPr>
              <w:rPr>
                <w:rFonts w:cs="Tahoma"/>
              </w:rPr>
            </w:pPr>
            <w:r>
              <w:rPr>
                <w:rFonts w:cs="Tahoma"/>
              </w:rPr>
              <w:t>CREDIT_CARD</w:t>
            </w:r>
          </w:p>
        </w:tc>
      </w:tr>
      <w:tr w:rsidR="00762D47" w:rsidRPr="00E24AFB" w14:paraId="5001BA1F" w14:textId="77777777" w:rsidTr="00D955D3">
        <w:tc>
          <w:tcPr>
            <w:tcW w:w="4698" w:type="dxa"/>
          </w:tcPr>
          <w:p w14:paraId="3583E62C" w14:textId="77777777" w:rsidR="00762D47" w:rsidRPr="00E24AFB" w:rsidRDefault="00762D47" w:rsidP="00D955D3">
            <w:pPr>
              <w:rPr>
                <w:rFonts w:cs="Tahoma"/>
              </w:rPr>
            </w:pPr>
            <w:r>
              <w:rPr>
                <w:rFonts w:cs="Tahoma"/>
              </w:rPr>
              <w:t>Short Description</w:t>
            </w:r>
          </w:p>
        </w:tc>
        <w:tc>
          <w:tcPr>
            <w:tcW w:w="2700" w:type="dxa"/>
          </w:tcPr>
          <w:p w14:paraId="2021E959" w14:textId="27830A6F" w:rsidR="00762D47" w:rsidRPr="00E24AFB" w:rsidRDefault="00762D47" w:rsidP="00D955D3">
            <w:pPr>
              <w:rPr>
                <w:rFonts w:cs="Tahoma"/>
              </w:rPr>
            </w:pPr>
            <w:r w:rsidRPr="00762D47">
              <w:rPr>
                <w:rFonts w:cs="Tahoma"/>
              </w:rPr>
              <w:t>AMERICANEXPRESS</w:t>
            </w:r>
          </w:p>
        </w:tc>
      </w:tr>
      <w:tr w:rsidR="00762D47" w:rsidRPr="00E24AFB" w14:paraId="7167AC42" w14:textId="77777777" w:rsidTr="00D955D3">
        <w:tc>
          <w:tcPr>
            <w:tcW w:w="4698" w:type="dxa"/>
          </w:tcPr>
          <w:p w14:paraId="6D4E1957" w14:textId="77777777" w:rsidR="00762D47" w:rsidRDefault="00762D47" w:rsidP="00D955D3">
            <w:pPr>
              <w:rPr>
                <w:rFonts w:cs="Tahoma"/>
              </w:rPr>
            </w:pPr>
            <w:r>
              <w:rPr>
                <w:rFonts w:cs="Tahoma"/>
              </w:rPr>
              <w:t>Long Description</w:t>
            </w:r>
          </w:p>
        </w:tc>
        <w:tc>
          <w:tcPr>
            <w:tcW w:w="2700" w:type="dxa"/>
          </w:tcPr>
          <w:p w14:paraId="682F15E4" w14:textId="7B84DB35" w:rsidR="00762D47" w:rsidRDefault="00762D47" w:rsidP="00D955D3">
            <w:pPr>
              <w:rPr>
                <w:rFonts w:cs="Tahoma"/>
              </w:rPr>
            </w:pPr>
            <w:r w:rsidRPr="00762D47">
              <w:rPr>
                <w:rFonts w:cs="Tahoma"/>
              </w:rPr>
              <w:t>AMERICANEXPRESS</w:t>
            </w:r>
          </w:p>
        </w:tc>
      </w:tr>
      <w:tr w:rsidR="00762D47" w:rsidRPr="00E24AFB" w14:paraId="38D36187" w14:textId="77777777" w:rsidTr="00D955D3">
        <w:tc>
          <w:tcPr>
            <w:tcW w:w="4698" w:type="dxa"/>
          </w:tcPr>
          <w:p w14:paraId="3148576A" w14:textId="77777777" w:rsidR="00762D47" w:rsidRDefault="00762D47" w:rsidP="00D955D3">
            <w:pPr>
              <w:rPr>
                <w:rFonts w:cs="Tahoma"/>
              </w:rPr>
            </w:pPr>
            <w:r>
              <w:t>Use Same Authorization Multiple Times</w:t>
            </w:r>
          </w:p>
        </w:tc>
        <w:tc>
          <w:tcPr>
            <w:tcW w:w="2700" w:type="dxa"/>
          </w:tcPr>
          <w:p w14:paraId="3F4E45AA" w14:textId="77777777" w:rsidR="00762D47" w:rsidRDefault="00762D47" w:rsidP="00D955D3">
            <w:pPr>
              <w:rPr>
                <w:rFonts w:cs="Tahoma"/>
              </w:rPr>
            </w:pPr>
            <w:r>
              <w:rPr>
                <w:rFonts w:cs="Tahoma"/>
              </w:rPr>
              <w:t>Yes</w:t>
            </w:r>
          </w:p>
        </w:tc>
      </w:tr>
    </w:tbl>
    <w:p w14:paraId="58765D2E" w14:textId="77777777" w:rsidR="00762D47" w:rsidRPr="00E24AFB" w:rsidRDefault="00762D47" w:rsidP="00F20864">
      <w:pPr>
        <w:rPr>
          <w:rFonts w:cs="Tahoma"/>
        </w:rPr>
      </w:pPr>
    </w:p>
    <w:p w14:paraId="02195C50" w14:textId="77777777" w:rsidR="00375A51" w:rsidRPr="00E24AFB" w:rsidRDefault="00375A51" w:rsidP="007D64F9">
      <w:pPr>
        <w:pStyle w:val="Heading2"/>
        <w:ind w:left="0" w:firstLine="0"/>
        <w:rPr>
          <w:rFonts w:ascii="Tahoma" w:hAnsi="Tahoma" w:cs="Tahoma"/>
          <w:bCs/>
        </w:rPr>
      </w:pPr>
      <w:bookmarkStart w:id="70" w:name="_Toc450752186"/>
      <w:r w:rsidRPr="00E24AFB">
        <w:rPr>
          <w:rFonts w:ascii="Tahoma" w:hAnsi="Tahoma" w:cs="Tahoma"/>
          <w:bCs/>
        </w:rPr>
        <w:t>Post Conditions</w:t>
      </w:r>
      <w:bookmarkEnd w:id="70"/>
    </w:p>
    <w:p w14:paraId="21F72A67" w14:textId="24D57B94" w:rsidR="00375A51" w:rsidRPr="00E24AFB" w:rsidRDefault="00375A51" w:rsidP="00986E2C">
      <w:pPr>
        <w:ind w:left="720"/>
        <w:rPr>
          <w:rFonts w:cs="Tahoma"/>
        </w:rPr>
      </w:pPr>
      <w:r w:rsidRPr="00E24AFB">
        <w:rPr>
          <w:rFonts w:cs="Tahoma"/>
        </w:rPr>
        <w:t xml:space="preserve">Upon successful </w:t>
      </w:r>
      <w:r w:rsidR="00AF3B55">
        <w:rPr>
          <w:rFonts w:cs="Tahoma"/>
        </w:rPr>
        <w:t>execution</w:t>
      </w:r>
      <w:r w:rsidRPr="00E24AFB">
        <w:rPr>
          <w:rFonts w:cs="Tahoma"/>
        </w:rPr>
        <w:t>, following situation will be true:</w:t>
      </w:r>
    </w:p>
    <w:p w14:paraId="1EC47401" w14:textId="5A0677F6" w:rsidR="00E063FA" w:rsidRPr="00E24AFB" w:rsidRDefault="00AF3B55" w:rsidP="007E62E5">
      <w:pPr>
        <w:pStyle w:val="ListParagraph"/>
        <w:numPr>
          <w:ilvl w:val="0"/>
          <w:numId w:val="5"/>
        </w:numPr>
        <w:spacing w:line="288" w:lineRule="auto"/>
        <w:jc w:val="both"/>
        <w:rPr>
          <w:rFonts w:cs="Tahoma"/>
        </w:rPr>
      </w:pPr>
      <w:r>
        <w:rPr>
          <w:rFonts w:cs="Tahoma"/>
        </w:rPr>
        <w:t>The Invoice</w:t>
      </w:r>
      <w:r w:rsidR="00215FD1">
        <w:rPr>
          <w:rFonts w:cs="Tahoma"/>
        </w:rPr>
        <w:t>s</w:t>
      </w:r>
      <w:r>
        <w:rPr>
          <w:rFonts w:cs="Tahoma"/>
        </w:rPr>
        <w:t xml:space="preserve"> on the order will be Collected</w:t>
      </w:r>
      <w:r>
        <w:rPr>
          <w:rFonts w:cs="Tahoma"/>
          <w:color w:val="000000"/>
          <w:shd w:val="clear" w:color="auto" w:fill="FFFFFF"/>
        </w:rPr>
        <w:t>.</w:t>
      </w:r>
      <w:r w:rsidR="00386CE6" w:rsidRPr="00E24AFB">
        <w:rPr>
          <w:rFonts w:cs="Tahoma"/>
          <w:color w:val="000000"/>
          <w:shd w:val="clear" w:color="auto" w:fill="FFFFFF"/>
        </w:rPr>
        <w:t xml:space="preserve"> </w:t>
      </w:r>
    </w:p>
    <w:p w14:paraId="7E4D40C6" w14:textId="1439A94B" w:rsidR="00604D30" w:rsidRDefault="00604D30" w:rsidP="007D64F9">
      <w:pPr>
        <w:pStyle w:val="Heading2"/>
        <w:ind w:left="0" w:firstLine="0"/>
        <w:rPr>
          <w:rFonts w:ascii="Tahoma" w:hAnsi="Tahoma" w:cs="Tahoma"/>
          <w:bCs/>
        </w:rPr>
      </w:pPr>
      <w:bookmarkStart w:id="71" w:name="_Toc450752187"/>
      <w:r w:rsidRPr="00E24AFB">
        <w:rPr>
          <w:rFonts w:ascii="Tahoma" w:hAnsi="Tahoma" w:cs="Tahoma"/>
          <w:bCs/>
        </w:rPr>
        <w:t>Test Cases</w:t>
      </w:r>
      <w:bookmarkEnd w:id="71"/>
    </w:p>
    <w:p w14:paraId="03204C5C" w14:textId="074ABD50" w:rsidR="00986E2C" w:rsidRPr="00986E2C" w:rsidRDefault="00986E2C" w:rsidP="00986E2C">
      <w:pPr>
        <w:ind w:left="720"/>
      </w:pPr>
      <w:r>
        <w:object w:dxaOrig="1531" w:dyaOrig="1002" w14:anchorId="594D5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8" o:title=""/>
          </v:shape>
          <o:OLEObject Type="Embed" ProgID="Excel.Sheet.12" ShapeID="_x0000_i1025" DrawAspect="Icon" ObjectID="_1524494009" r:id="rId59"/>
        </w:object>
      </w:r>
    </w:p>
    <w:sectPr w:rsidR="00986E2C" w:rsidRPr="00986E2C" w:rsidSect="00F018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ai Tatineni" w:date="2016-05-11T17:10:00Z" w:initials="ST">
    <w:p w14:paraId="6E7BA990" w14:textId="64378E8C" w:rsidR="008815DB" w:rsidRDefault="008815DB">
      <w:pPr>
        <w:pStyle w:val="CommentText"/>
      </w:pPr>
      <w:r>
        <w:rPr>
          <w:rStyle w:val="CommentReference"/>
        </w:rPr>
        <w:annotationRef/>
      </w:r>
      <w:r>
        <w:t xml:space="preserve">New CR to capture </w:t>
      </w:r>
      <w:proofErr w:type="spellStart"/>
      <w:r>
        <w:t>Fancash</w:t>
      </w:r>
      <w:proofErr w:type="spellEnd"/>
      <w:r>
        <w:t xml:space="preserve"> at the time of sending invoice to DAX.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7BA9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8576D" w14:textId="77777777" w:rsidR="001F1D16" w:rsidRDefault="001F1D16" w:rsidP="00F0188E">
      <w:r>
        <w:separator/>
      </w:r>
    </w:p>
  </w:endnote>
  <w:endnote w:type="continuationSeparator" w:id="0">
    <w:p w14:paraId="234679A9" w14:textId="77777777" w:rsidR="001F1D16" w:rsidRDefault="001F1D16" w:rsidP="00F01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908644"/>
      <w:docPartObj>
        <w:docPartGallery w:val="Page Numbers (Bottom of Page)"/>
        <w:docPartUnique/>
      </w:docPartObj>
    </w:sdtPr>
    <w:sdtEndPr>
      <w:rPr>
        <w:noProof/>
      </w:rPr>
    </w:sdtEndPr>
    <w:sdtContent>
      <w:p w14:paraId="070F1D95" w14:textId="763691B7" w:rsidR="00D57F05" w:rsidRDefault="00D57F05">
        <w:pPr>
          <w:pStyle w:val="Footer"/>
          <w:jc w:val="right"/>
        </w:pPr>
        <w:r>
          <w:fldChar w:fldCharType="begin"/>
        </w:r>
        <w:r>
          <w:instrText xml:space="preserve"> PAGE   \* MERGEFORMAT </w:instrText>
        </w:r>
        <w:r>
          <w:fldChar w:fldCharType="separate"/>
        </w:r>
        <w:r w:rsidR="00236D63">
          <w:rPr>
            <w:noProof/>
          </w:rPr>
          <w:t>5</w:t>
        </w:r>
        <w:r>
          <w:rPr>
            <w:noProof/>
          </w:rPr>
          <w:fldChar w:fldCharType="end"/>
        </w:r>
      </w:p>
    </w:sdtContent>
  </w:sdt>
  <w:p w14:paraId="69EE8237" w14:textId="77777777" w:rsidR="00D57F05" w:rsidRDefault="00D57F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C1A91" w14:textId="77777777" w:rsidR="00D57F05" w:rsidRDefault="00D57F05" w:rsidP="00F0188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583BB" w14:textId="77777777" w:rsidR="001F1D16" w:rsidRDefault="001F1D16" w:rsidP="00F0188E">
      <w:r>
        <w:separator/>
      </w:r>
    </w:p>
  </w:footnote>
  <w:footnote w:type="continuationSeparator" w:id="0">
    <w:p w14:paraId="7C0BF3E9" w14:textId="77777777" w:rsidR="001F1D16" w:rsidRDefault="001F1D16" w:rsidP="00F01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D1DE" w14:textId="48F30438" w:rsidR="00D57F05" w:rsidRDefault="00D57F05">
    <w:pPr>
      <w:pStyle w:val="Header"/>
    </w:pPr>
    <w:r>
      <w:rPr>
        <w:noProof/>
      </w:rPr>
      <w:drawing>
        <wp:inline distT="0" distB="0" distL="0" distR="0" wp14:anchorId="530BC943" wp14:editId="063502A9">
          <wp:extent cx="952500" cy="1095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1095375"/>
                  </a:xfrm>
                  <a:prstGeom prst="rect">
                    <a:avLst/>
                  </a:prstGeom>
                </pic:spPr>
              </pic:pic>
            </a:graphicData>
          </a:graphic>
        </wp:inline>
      </w:drawing>
    </w:r>
    <w:r>
      <w:ptab w:relativeTo="margin" w:alignment="center" w:leader="none"/>
    </w:r>
    <w:r>
      <w:ptab w:relativeTo="margin" w:alignment="right" w:leader="none"/>
    </w:r>
    <w:r>
      <w:t>Fanatics Payment Settlement Design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72B77"/>
    <w:multiLevelType w:val="hybridMultilevel"/>
    <w:tmpl w:val="47A2A0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F3628A"/>
    <w:multiLevelType w:val="hybridMultilevel"/>
    <w:tmpl w:val="3412E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44D6E"/>
    <w:multiLevelType w:val="hybridMultilevel"/>
    <w:tmpl w:val="87F2DEA0"/>
    <w:lvl w:ilvl="0" w:tplc="560EC42A">
      <w:start w:val="1"/>
      <w:numFmt w:val="decimal"/>
      <w:pStyle w:val="Number"/>
      <w:lvlText w:val="%1."/>
      <w:lvlJc w:val="left"/>
      <w:pPr>
        <w:tabs>
          <w:tab w:val="num" w:pos="360"/>
        </w:tabs>
        <w:ind w:left="360" w:hanging="360"/>
      </w:pPr>
    </w:lvl>
    <w:lvl w:ilvl="1" w:tplc="FFFFFFFF">
      <w:start w:val="1"/>
      <w:numFmt w:val="bullet"/>
      <w:lvlText w:val=""/>
      <w:lvlJc w:val="left"/>
      <w:pPr>
        <w:tabs>
          <w:tab w:val="num" w:pos="432"/>
        </w:tabs>
        <w:ind w:left="432" w:hanging="432"/>
      </w:pPr>
      <w:rPr>
        <w:rFonts w:ascii="Wingdings" w:hAnsi="Wingdings" w:hint="default"/>
        <w:color w:val="auto"/>
        <w:sz w:val="18"/>
      </w:rPr>
    </w:lvl>
    <w:lvl w:ilvl="2" w:tplc="FFFFFFFF">
      <w:start w:val="1"/>
      <w:numFmt w:val="bullet"/>
      <w:lvlText w:val=""/>
      <w:lvlJc w:val="left"/>
      <w:pPr>
        <w:tabs>
          <w:tab w:val="num" w:pos="1080"/>
        </w:tabs>
        <w:ind w:left="1080" w:hanging="360"/>
      </w:pPr>
      <w:rPr>
        <w:rFonts w:ascii="Wingdings" w:hAnsi="Wingdings" w:hint="default"/>
        <w:color w:val="auto"/>
        <w:sz w:val="18"/>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 w15:restartNumberingAfterBreak="0">
    <w:nsid w:val="1F466F9F"/>
    <w:multiLevelType w:val="hybridMultilevel"/>
    <w:tmpl w:val="F672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E1F85"/>
    <w:multiLevelType w:val="hybridMultilevel"/>
    <w:tmpl w:val="F69680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32E1185F"/>
    <w:multiLevelType w:val="multilevel"/>
    <w:tmpl w:val="22E4FD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15:restartNumberingAfterBreak="0">
    <w:nsid w:val="37DF2535"/>
    <w:multiLevelType w:val="hybridMultilevel"/>
    <w:tmpl w:val="40542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D368B8"/>
    <w:multiLevelType w:val="hybridMultilevel"/>
    <w:tmpl w:val="949A866E"/>
    <w:lvl w:ilvl="0" w:tplc="FFFFFFFF">
      <w:start w:val="1"/>
      <w:numFmt w:val="bullet"/>
      <w:pStyle w:val="Bullet"/>
      <w:lvlText w:val=""/>
      <w:lvlJc w:val="left"/>
      <w:pPr>
        <w:tabs>
          <w:tab w:val="num" w:pos="1440"/>
        </w:tabs>
        <w:ind w:left="1440" w:hanging="360"/>
      </w:pPr>
      <w:rPr>
        <w:rFonts w:ascii="Symbol" w:hAnsi="Symbol" w:hint="default"/>
      </w:rPr>
    </w:lvl>
    <w:lvl w:ilvl="1" w:tplc="FFFFFFFF">
      <w:numFmt w:val="bullet"/>
      <w:lvlText w:val="–"/>
      <w:lvlJc w:val="left"/>
      <w:pPr>
        <w:tabs>
          <w:tab w:val="num" w:pos="2160"/>
        </w:tabs>
        <w:ind w:left="2160" w:hanging="360"/>
      </w:pPr>
      <w:rPr>
        <w:rFonts w:ascii="Tahoma" w:eastAsia="Times New Roman" w:hAnsi="Tahoma" w:cs="Tahoma" w:hint="default"/>
      </w:rPr>
    </w:lvl>
    <w:lvl w:ilvl="2" w:tplc="FFFFFFFF">
      <w:numFmt w:val="bullet"/>
      <w:lvlText w:val="-"/>
      <w:lvlJc w:val="left"/>
      <w:pPr>
        <w:tabs>
          <w:tab w:val="num" w:pos="2880"/>
        </w:tabs>
        <w:ind w:left="2880" w:hanging="360"/>
      </w:pPr>
      <w:rPr>
        <w:rFonts w:ascii="Tahoma" w:eastAsia="Times New Roman" w:hAnsi="Tahoma" w:cs="Tahoma"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51FC7131"/>
    <w:multiLevelType w:val="hybridMultilevel"/>
    <w:tmpl w:val="267CC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CB2023"/>
    <w:multiLevelType w:val="multilevel"/>
    <w:tmpl w:val="62803968"/>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65181F00"/>
    <w:multiLevelType w:val="hybridMultilevel"/>
    <w:tmpl w:val="EE56E17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7EE6C3B"/>
    <w:multiLevelType w:val="hybridMultilevel"/>
    <w:tmpl w:val="8A72B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B31B97"/>
    <w:multiLevelType w:val="hybridMultilevel"/>
    <w:tmpl w:val="FE20A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2"/>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5"/>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 w:numId="11">
    <w:abstractNumId w:val="12"/>
  </w:num>
  <w:num w:numId="12">
    <w:abstractNumId w:val="8"/>
  </w:num>
  <w:num w:numId="13">
    <w:abstractNumId w:val="6"/>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9"/>
    </w:lvlOverride>
  </w:num>
  <w:num w:numId="17">
    <w:abstractNumId w:val="9"/>
  </w:num>
  <w:num w:numId="18">
    <w:abstractNumId w:val="9"/>
    <w:lvlOverride w:ilvl="0">
      <w:startOverride w:val="4"/>
    </w:lvlOverride>
    <w:lvlOverride w:ilvl="1">
      <w:startOverride w:val="13"/>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i Tatineni">
    <w15:presenceInfo w15:providerId="AD" w15:userId="S-1-5-21-1305870093-2293432418-2384857884-3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E3B"/>
    <w:rsid w:val="00001C35"/>
    <w:rsid w:val="000123DF"/>
    <w:rsid w:val="000125A4"/>
    <w:rsid w:val="00014845"/>
    <w:rsid w:val="00016F91"/>
    <w:rsid w:val="00025994"/>
    <w:rsid w:val="00037450"/>
    <w:rsid w:val="00040F68"/>
    <w:rsid w:val="00043F83"/>
    <w:rsid w:val="00053485"/>
    <w:rsid w:val="000545D3"/>
    <w:rsid w:val="000627AD"/>
    <w:rsid w:val="0006293F"/>
    <w:rsid w:val="000723A3"/>
    <w:rsid w:val="0007436C"/>
    <w:rsid w:val="00080242"/>
    <w:rsid w:val="00087DFC"/>
    <w:rsid w:val="000A0CE1"/>
    <w:rsid w:val="000A520D"/>
    <w:rsid w:val="000B6998"/>
    <w:rsid w:val="000C1590"/>
    <w:rsid w:val="000C2368"/>
    <w:rsid w:val="000C32B4"/>
    <w:rsid w:val="000D187C"/>
    <w:rsid w:val="000D5660"/>
    <w:rsid w:val="000E2B70"/>
    <w:rsid w:val="000E677F"/>
    <w:rsid w:val="000E6B49"/>
    <w:rsid w:val="000E6DA9"/>
    <w:rsid w:val="000F0FA3"/>
    <w:rsid w:val="000F20D7"/>
    <w:rsid w:val="000F2771"/>
    <w:rsid w:val="000F2F98"/>
    <w:rsid w:val="001007B2"/>
    <w:rsid w:val="00102438"/>
    <w:rsid w:val="00103ECD"/>
    <w:rsid w:val="0010409D"/>
    <w:rsid w:val="00113B1C"/>
    <w:rsid w:val="001207D6"/>
    <w:rsid w:val="001254CB"/>
    <w:rsid w:val="00127E12"/>
    <w:rsid w:val="001302D8"/>
    <w:rsid w:val="0013160E"/>
    <w:rsid w:val="001376FF"/>
    <w:rsid w:val="00140114"/>
    <w:rsid w:val="00142D9C"/>
    <w:rsid w:val="00145A9A"/>
    <w:rsid w:val="001520A0"/>
    <w:rsid w:val="0015460A"/>
    <w:rsid w:val="00154F35"/>
    <w:rsid w:val="00156883"/>
    <w:rsid w:val="001679D7"/>
    <w:rsid w:val="00173D3E"/>
    <w:rsid w:val="00177E19"/>
    <w:rsid w:val="00182E9F"/>
    <w:rsid w:val="001831BC"/>
    <w:rsid w:val="00183D05"/>
    <w:rsid w:val="001A352C"/>
    <w:rsid w:val="001A3A7F"/>
    <w:rsid w:val="001A3F18"/>
    <w:rsid w:val="001A4D93"/>
    <w:rsid w:val="001A7577"/>
    <w:rsid w:val="001B1212"/>
    <w:rsid w:val="001C2DE8"/>
    <w:rsid w:val="001D0522"/>
    <w:rsid w:val="001D6C9E"/>
    <w:rsid w:val="001E4652"/>
    <w:rsid w:val="001E5CF6"/>
    <w:rsid w:val="001E7824"/>
    <w:rsid w:val="001F1D16"/>
    <w:rsid w:val="001F2E94"/>
    <w:rsid w:val="00205423"/>
    <w:rsid w:val="00206052"/>
    <w:rsid w:val="002117EF"/>
    <w:rsid w:val="002147FB"/>
    <w:rsid w:val="00215FD1"/>
    <w:rsid w:val="002177D3"/>
    <w:rsid w:val="00221FA4"/>
    <w:rsid w:val="00223693"/>
    <w:rsid w:val="00224F45"/>
    <w:rsid w:val="00231CF3"/>
    <w:rsid w:val="00235985"/>
    <w:rsid w:val="00235DCB"/>
    <w:rsid w:val="00236C39"/>
    <w:rsid w:val="00236D63"/>
    <w:rsid w:val="00240C8B"/>
    <w:rsid w:val="002717C0"/>
    <w:rsid w:val="00274D23"/>
    <w:rsid w:val="00276F55"/>
    <w:rsid w:val="00283BFD"/>
    <w:rsid w:val="00287415"/>
    <w:rsid w:val="002903D0"/>
    <w:rsid w:val="002906B0"/>
    <w:rsid w:val="0029293F"/>
    <w:rsid w:val="002A6876"/>
    <w:rsid w:val="002B02B1"/>
    <w:rsid w:val="002B0E06"/>
    <w:rsid w:val="002B1CC2"/>
    <w:rsid w:val="002B33D0"/>
    <w:rsid w:val="002B359C"/>
    <w:rsid w:val="002B5392"/>
    <w:rsid w:val="002B7B21"/>
    <w:rsid w:val="002C0740"/>
    <w:rsid w:val="002C1385"/>
    <w:rsid w:val="002C5558"/>
    <w:rsid w:val="002D0CEE"/>
    <w:rsid w:val="002E19A1"/>
    <w:rsid w:val="002E7DE6"/>
    <w:rsid w:val="002F165D"/>
    <w:rsid w:val="002F3F87"/>
    <w:rsid w:val="002F49AF"/>
    <w:rsid w:val="002F5D69"/>
    <w:rsid w:val="003018FA"/>
    <w:rsid w:val="00304F1A"/>
    <w:rsid w:val="00305905"/>
    <w:rsid w:val="003064FD"/>
    <w:rsid w:val="0030662E"/>
    <w:rsid w:val="00311297"/>
    <w:rsid w:val="0031158A"/>
    <w:rsid w:val="0031234A"/>
    <w:rsid w:val="00313D7C"/>
    <w:rsid w:val="00314412"/>
    <w:rsid w:val="00315296"/>
    <w:rsid w:val="003200D0"/>
    <w:rsid w:val="003220F9"/>
    <w:rsid w:val="00327A89"/>
    <w:rsid w:val="003318A7"/>
    <w:rsid w:val="00343DD0"/>
    <w:rsid w:val="0034515C"/>
    <w:rsid w:val="00350547"/>
    <w:rsid w:val="00352A5C"/>
    <w:rsid w:val="00354771"/>
    <w:rsid w:val="00361173"/>
    <w:rsid w:val="00361A28"/>
    <w:rsid w:val="00372795"/>
    <w:rsid w:val="00375A51"/>
    <w:rsid w:val="00375C8F"/>
    <w:rsid w:val="003763B0"/>
    <w:rsid w:val="00377BC2"/>
    <w:rsid w:val="003812AE"/>
    <w:rsid w:val="00383A74"/>
    <w:rsid w:val="00386CE6"/>
    <w:rsid w:val="00386DAD"/>
    <w:rsid w:val="00392D12"/>
    <w:rsid w:val="00395EF2"/>
    <w:rsid w:val="00396C18"/>
    <w:rsid w:val="003A1834"/>
    <w:rsid w:val="003A2AE3"/>
    <w:rsid w:val="003A5ADA"/>
    <w:rsid w:val="003A6E12"/>
    <w:rsid w:val="003B2447"/>
    <w:rsid w:val="003B452C"/>
    <w:rsid w:val="003C2B34"/>
    <w:rsid w:val="003C4F7C"/>
    <w:rsid w:val="003C6099"/>
    <w:rsid w:val="003C61F6"/>
    <w:rsid w:val="003C7D49"/>
    <w:rsid w:val="003D1B8D"/>
    <w:rsid w:val="003D637B"/>
    <w:rsid w:val="003D7B95"/>
    <w:rsid w:val="003E3CB7"/>
    <w:rsid w:val="003E44F9"/>
    <w:rsid w:val="003F6820"/>
    <w:rsid w:val="0040038B"/>
    <w:rsid w:val="004003E6"/>
    <w:rsid w:val="0040667A"/>
    <w:rsid w:val="00407C61"/>
    <w:rsid w:val="00426491"/>
    <w:rsid w:val="00431307"/>
    <w:rsid w:val="00431330"/>
    <w:rsid w:val="00436BD8"/>
    <w:rsid w:val="00442F85"/>
    <w:rsid w:val="00445906"/>
    <w:rsid w:val="00453D72"/>
    <w:rsid w:val="00455C97"/>
    <w:rsid w:val="00457A35"/>
    <w:rsid w:val="00460FAD"/>
    <w:rsid w:val="00463F87"/>
    <w:rsid w:val="00467474"/>
    <w:rsid w:val="00470879"/>
    <w:rsid w:val="00476122"/>
    <w:rsid w:val="00484633"/>
    <w:rsid w:val="00490FE3"/>
    <w:rsid w:val="00491414"/>
    <w:rsid w:val="00496BCA"/>
    <w:rsid w:val="004A39D9"/>
    <w:rsid w:val="004B102B"/>
    <w:rsid w:val="004B1DE0"/>
    <w:rsid w:val="004C13B0"/>
    <w:rsid w:val="004C18BD"/>
    <w:rsid w:val="004C1BF7"/>
    <w:rsid w:val="004C3225"/>
    <w:rsid w:val="004C324E"/>
    <w:rsid w:val="004C4B4C"/>
    <w:rsid w:val="004C5F73"/>
    <w:rsid w:val="004C7BA6"/>
    <w:rsid w:val="004C7D13"/>
    <w:rsid w:val="004D499B"/>
    <w:rsid w:val="004D5C3A"/>
    <w:rsid w:val="004E6A21"/>
    <w:rsid w:val="004F27C8"/>
    <w:rsid w:val="00500630"/>
    <w:rsid w:val="00500E4A"/>
    <w:rsid w:val="00503A39"/>
    <w:rsid w:val="00511243"/>
    <w:rsid w:val="00512FDE"/>
    <w:rsid w:val="0051498F"/>
    <w:rsid w:val="005221B6"/>
    <w:rsid w:val="0052592F"/>
    <w:rsid w:val="0053102D"/>
    <w:rsid w:val="005315B8"/>
    <w:rsid w:val="00536DED"/>
    <w:rsid w:val="00544EAE"/>
    <w:rsid w:val="00546E1D"/>
    <w:rsid w:val="00554354"/>
    <w:rsid w:val="0055625D"/>
    <w:rsid w:val="00556481"/>
    <w:rsid w:val="005655EB"/>
    <w:rsid w:val="005756CA"/>
    <w:rsid w:val="0058029B"/>
    <w:rsid w:val="0058173E"/>
    <w:rsid w:val="005850D4"/>
    <w:rsid w:val="00592C68"/>
    <w:rsid w:val="005979C2"/>
    <w:rsid w:val="005A104A"/>
    <w:rsid w:val="005A130A"/>
    <w:rsid w:val="005A3122"/>
    <w:rsid w:val="005B1F45"/>
    <w:rsid w:val="005B3012"/>
    <w:rsid w:val="005B535B"/>
    <w:rsid w:val="005C1E4C"/>
    <w:rsid w:val="005C5E8A"/>
    <w:rsid w:val="005D7659"/>
    <w:rsid w:val="005D7688"/>
    <w:rsid w:val="005E022F"/>
    <w:rsid w:val="005E110D"/>
    <w:rsid w:val="005E3A03"/>
    <w:rsid w:val="005E4F75"/>
    <w:rsid w:val="005E67DA"/>
    <w:rsid w:val="005F2CCD"/>
    <w:rsid w:val="005F70C6"/>
    <w:rsid w:val="00604D30"/>
    <w:rsid w:val="006069C0"/>
    <w:rsid w:val="00606F05"/>
    <w:rsid w:val="00610180"/>
    <w:rsid w:val="006167AB"/>
    <w:rsid w:val="00621791"/>
    <w:rsid w:val="00622163"/>
    <w:rsid w:val="00622F4D"/>
    <w:rsid w:val="00624FE3"/>
    <w:rsid w:val="00630093"/>
    <w:rsid w:val="006341BF"/>
    <w:rsid w:val="00636677"/>
    <w:rsid w:val="0064053D"/>
    <w:rsid w:val="00651662"/>
    <w:rsid w:val="00656189"/>
    <w:rsid w:val="006628D7"/>
    <w:rsid w:val="0067088E"/>
    <w:rsid w:val="00674B24"/>
    <w:rsid w:val="006770F2"/>
    <w:rsid w:val="00690B99"/>
    <w:rsid w:val="00693974"/>
    <w:rsid w:val="00693EC4"/>
    <w:rsid w:val="006969C6"/>
    <w:rsid w:val="006A182C"/>
    <w:rsid w:val="006A308D"/>
    <w:rsid w:val="006B191E"/>
    <w:rsid w:val="006B24DE"/>
    <w:rsid w:val="006B5C7D"/>
    <w:rsid w:val="006C57BB"/>
    <w:rsid w:val="006C72C8"/>
    <w:rsid w:val="006C798B"/>
    <w:rsid w:val="006D6F4E"/>
    <w:rsid w:val="006D70C8"/>
    <w:rsid w:val="006E392B"/>
    <w:rsid w:val="006E4AD5"/>
    <w:rsid w:val="006E66F6"/>
    <w:rsid w:val="006F0F27"/>
    <w:rsid w:val="006F1291"/>
    <w:rsid w:val="006F22AF"/>
    <w:rsid w:val="006F3E30"/>
    <w:rsid w:val="0071109A"/>
    <w:rsid w:val="00712482"/>
    <w:rsid w:val="00712EB2"/>
    <w:rsid w:val="00713A34"/>
    <w:rsid w:val="00716381"/>
    <w:rsid w:val="00720B2A"/>
    <w:rsid w:val="00723A3D"/>
    <w:rsid w:val="00724DFC"/>
    <w:rsid w:val="00726D94"/>
    <w:rsid w:val="007270C5"/>
    <w:rsid w:val="007344DD"/>
    <w:rsid w:val="00737505"/>
    <w:rsid w:val="007375DA"/>
    <w:rsid w:val="007420AA"/>
    <w:rsid w:val="00745536"/>
    <w:rsid w:val="00746951"/>
    <w:rsid w:val="00747113"/>
    <w:rsid w:val="0075132C"/>
    <w:rsid w:val="0075363C"/>
    <w:rsid w:val="007550E2"/>
    <w:rsid w:val="00760500"/>
    <w:rsid w:val="00762D47"/>
    <w:rsid w:val="0076362A"/>
    <w:rsid w:val="0077310D"/>
    <w:rsid w:val="007829D7"/>
    <w:rsid w:val="0079751B"/>
    <w:rsid w:val="007B0AF1"/>
    <w:rsid w:val="007C1611"/>
    <w:rsid w:val="007D64F9"/>
    <w:rsid w:val="007D733F"/>
    <w:rsid w:val="007E1A60"/>
    <w:rsid w:val="007E62E5"/>
    <w:rsid w:val="007F08B0"/>
    <w:rsid w:val="007F6E05"/>
    <w:rsid w:val="00801FA6"/>
    <w:rsid w:val="00817D44"/>
    <w:rsid w:val="0082045C"/>
    <w:rsid w:val="0082231D"/>
    <w:rsid w:val="00822677"/>
    <w:rsid w:val="00822C87"/>
    <w:rsid w:val="00840412"/>
    <w:rsid w:val="00845263"/>
    <w:rsid w:val="00865BEB"/>
    <w:rsid w:val="00875053"/>
    <w:rsid w:val="008815DB"/>
    <w:rsid w:val="00881631"/>
    <w:rsid w:val="00885672"/>
    <w:rsid w:val="008879AE"/>
    <w:rsid w:val="00893175"/>
    <w:rsid w:val="008A45EB"/>
    <w:rsid w:val="008C0CD1"/>
    <w:rsid w:val="008E2EA9"/>
    <w:rsid w:val="008F3128"/>
    <w:rsid w:val="008F57F1"/>
    <w:rsid w:val="00900F1C"/>
    <w:rsid w:val="00901223"/>
    <w:rsid w:val="00914A15"/>
    <w:rsid w:val="009156BF"/>
    <w:rsid w:val="009168D1"/>
    <w:rsid w:val="009246CA"/>
    <w:rsid w:val="00931FB4"/>
    <w:rsid w:val="009325BA"/>
    <w:rsid w:val="00936B0F"/>
    <w:rsid w:val="00947526"/>
    <w:rsid w:val="009476C5"/>
    <w:rsid w:val="00953951"/>
    <w:rsid w:val="00955F06"/>
    <w:rsid w:val="009656F6"/>
    <w:rsid w:val="00970114"/>
    <w:rsid w:val="00981A2C"/>
    <w:rsid w:val="00986E2C"/>
    <w:rsid w:val="009872FF"/>
    <w:rsid w:val="0099080D"/>
    <w:rsid w:val="00990DC1"/>
    <w:rsid w:val="00992499"/>
    <w:rsid w:val="009955DA"/>
    <w:rsid w:val="009A0EC6"/>
    <w:rsid w:val="009A0FF2"/>
    <w:rsid w:val="009A1B9B"/>
    <w:rsid w:val="009A1F6C"/>
    <w:rsid w:val="009A563E"/>
    <w:rsid w:val="009A7C42"/>
    <w:rsid w:val="009B0AE3"/>
    <w:rsid w:val="009B37C1"/>
    <w:rsid w:val="009B416C"/>
    <w:rsid w:val="009C2136"/>
    <w:rsid w:val="009C5E06"/>
    <w:rsid w:val="009C613C"/>
    <w:rsid w:val="009D53AA"/>
    <w:rsid w:val="009E239F"/>
    <w:rsid w:val="009E3110"/>
    <w:rsid w:val="009E45EA"/>
    <w:rsid w:val="00A00827"/>
    <w:rsid w:val="00A0205D"/>
    <w:rsid w:val="00A0261C"/>
    <w:rsid w:val="00A02BDC"/>
    <w:rsid w:val="00A04F48"/>
    <w:rsid w:val="00A0797B"/>
    <w:rsid w:val="00A07B12"/>
    <w:rsid w:val="00A1635A"/>
    <w:rsid w:val="00A16433"/>
    <w:rsid w:val="00A243AA"/>
    <w:rsid w:val="00A32108"/>
    <w:rsid w:val="00A40BF5"/>
    <w:rsid w:val="00A41010"/>
    <w:rsid w:val="00A42862"/>
    <w:rsid w:val="00A541EA"/>
    <w:rsid w:val="00A55CCB"/>
    <w:rsid w:val="00A56035"/>
    <w:rsid w:val="00A64236"/>
    <w:rsid w:val="00A679E2"/>
    <w:rsid w:val="00A716A6"/>
    <w:rsid w:val="00A73A0F"/>
    <w:rsid w:val="00A77D0C"/>
    <w:rsid w:val="00A8087C"/>
    <w:rsid w:val="00A85CE3"/>
    <w:rsid w:val="00A85D62"/>
    <w:rsid w:val="00A90F7E"/>
    <w:rsid w:val="00A946EB"/>
    <w:rsid w:val="00AA098D"/>
    <w:rsid w:val="00AA0993"/>
    <w:rsid w:val="00AA1151"/>
    <w:rsid w:val="00AA1784"/>
    <w:rsid w:val="00AA2FE0"/>
    <w:rsid w:val="00AA5952"/>
    <w:rsid w:val="00AA7429"/>
    <w:rsid w:val="00AA77DC"/>
    <w:rsid w:val="00AB3ED9"/>
    <w:rsid w:val="00AB6384"/>
    <w:rsid w:val="00AB7371"/>
    <w:rsid w:val="00AC1D66"/>
    <w:rsid w:val="00AD1282"/>
    <w:rsid w:val="00AD3260"/>
    <w:rsid w:val="00AE3877"/>
    <w:rsid w:val="00AF06F9"/>
    <w:rsid w:val="00AF2585"/>
    <w:rsid w:val="00AF3B55"/>
    <w:rsid w:val="00AF623F"/>
    <w:rsid w:val="00B00532"/>
    <w:rsid w:val="00B03DA5"/>
    <w:rsid w:val="00B044E0"/>
    <w:rsid w:val="00B11043"/>
    <w:rsid w:val="00B2411A"/>
    <w:rsid w:val="00B24540"/>
    <w:rsid w:val="00B262F7"/>
    <w:rsid w:val="00B34DA6"/>
    <w:rsid w:val="00B40A20"/>
    <w:rsid w:val="00B57B84"/>
    <w:rsid w:val="00B57ED7"/>
    <w:rsid w:val="00B63617"/>
    <w:rsid w:val="00B65FA0"/>
    <w:rsid w:val="00B75F7A"/>
    <w:rsid w:val="00B766BB"/>
    <w:rsid w:val="00B815F6"/>
    <w:rsid w:val="00B871BE"/>
    <w:rsid w:val="00B92020"/>
    <w:rsid w:val="00BA3620"/>
    <w:rsid w:val="00BA64BF"/>
    <w:rsid w:val="00BA7535"/>
    <w:rsid w:val="00BB5DEF"/>
    <w:rsid w:val="00BD2A6A"/>
    <w:rsid w:val="00BD4E18"/>
    <w:rsid w:val="00BE5341"/>
    <w:rsid w:val="00BF4771"/>
    <w:rsid w:val="00C04E62"/>
    <w:rsid w:val="00C06714"/>
    <w:rsid w:val="00C0794E"/>
    <w:rsid w:val="00C14783"/>
    <w:rsid w:val="00C21C60"/>
    <w:rsid w:val="00C21CAE"/>
    <w:rsid w:val="00C22C26"/>
    <w:rsid w:val="00C22F6A"/>
    <w:rsid w:val="00C25D69"/>
    <w:rsid w:val="00C30016"/>
    <w:rsid w:val="00C37A2E"/>
    <w:rsid w:val="00C40497"/>
    <w:rsid w:val="00C40EA3"/>
    <w:rsid w:val="00C41A7A"/>
    <w:rsid w:val="00C446E7"/>
    <w:rsid w:val="00C46CDE"/>
    <w:rsid w:val="00C4723F"/>
    <w:rsid w:val="00C56495"/>
    <w:rsid w:val="00C573E8"/>
    <w:rsid w:val="00C60E03"/>
    <w:rsid w:val="00C65AB6"/>
    <w:rsid w:val="00C77BD3"/>
    <w:rsid w:val="00C800E6"/>
    <w:rsid w:val="00C83CFD"/>
    <w:rsid w:val="00C952DD"/>
    <w:rsid w:val="00CA6162"/>
    <w:rsid w:val="00CB3533"/>
    <w:rsid w:val="00CB4469"/>
    <w:rsid w:val="00CC72E4"/>
    <w:rsid w:val="00CD7CA2"/>
    <w:rsid w:val="00CE2260"/>
    <w:rsid w:val="00CE29EF"/>
    <w:rsid w:val="00CE71E0"/>
    <w:rsid w:val="00CF19FF"/>
    <w:rsid w:val="00CF22B6"/>
    <w:rsid w:val="00CF23E9"/>
    <w:rsid w:val="00CF4573"/>
    <w:rsid w:val="00CF698C"/>
    <w:rsid w:val="00D00BD9"/>
    <w:rsid w:val="00D01BD7"/>
    <w:rsid w:val="00D02982"/>
    <w:rsid w:val="00D12138"/>
    <w:rsid w:val="00D12A71"/>
    <w:rsid w:val="00D13C3F"/>
    <w:rsid w:val="00D164F3"/>
    <w:rsid w:val="00D16BDB"/>
    <w:rsid w:val="00D16F79"/>
    <w:rsid w:val="00D17CB0"/>
    <w:rsid w:val="00D21A41"/>
    <w:rsid w:val="00D21B8C"/>
    <w:rsid w:val="00D228F7"/>
    <w:rsid w:val="00D2332B"/>
    <w:rsid w:val="00D42919"/>
    <w:rsid w:val="00D42B53"/>
    <w:rsid w:val="00D56615"/>
    <w:rsid w:val="00D57F05"/>
    <w:rsid w:val="00D61B3A"/>
    <w:rsid w:val="00D66A86"/>
    <w:rsid w:val="00D7064F"/>
    <w:rsid w:val="00D70BC1"/>
    <w:rsid w:val="00D7153F"/>
    <w:rsid w:val="00D759B7"/>
    <w:rsid w:val="00D774B0"/>
    <w:rsid w:val="00D819E2"/>
    <w:rsid w:val="00D955D3"/>
    <w:rsid w:val="00D96A70"/>
    <w:rsid w:val="00D96F07"/>
    <w:rsid w:val="00DA3843"/>
    <w:rsid w:val="00DA4DB3"/>
    <w:rsid w:val="00DA54C6"/>
    <w:rsid w:val="00DA616B"/>
    <w:rsid w:val="00DA65AA"/>
    <w:rsid w:val="00DA787D"/>
    <w:rsid w:val="00DB30C4"/>
    <w:rsid w:val="00DB3A1A"/>
    <w:rsid w:val="00DB611A"/>
    <w:rsid w:val="00DB7F1D"/>
    <w:rsid w:val="00DC1777"/>
    <w:rsid w:val="00DC3BC0"/>
    <w:rsid w:val="00DC4E4C"/>
    <w:rsid w:val="00DC5098"/>
    <w:rsid w:val="00DC7373"/>
    <w:rsid w:val="00DD2A04"/>
    <w:rsid w:val="00DD70E5"/>
    <w:rsid w:val="00DE06A1"/>
    <w:rsid w:val="00DE3F17"/>
    <w:rsid w:val="00E011E6"/>
    <w:rsid w:val="00E03CB1"/>
    <w:rsid w:val="00E063FA"/>
    <w:rsid w:val="00E1197A"/>
    <w:rsid w:val="00E15858"/>
    <w:rsid w:val="00E24AFB"/>
    <w:rsid w:val="00E25FBC"/>
    <w:rsid w:val="00E27015"/>
    <w:rsid w:val="00E34F3A"/>
    <w:rsid w:val="00E37557"/>
    <w:rsid w:val="00E43393"/>
    <w:rsid w:val="00E4537A"/>
    <w:rsid w:val="00E51395"/>
    <w:rsid w:val="00E6103C"/>
    <w:rsid w:val="00E64305"/>
    <w:rsid w:val="00E648B9"/>
    <w:rsid w:val="00E66343"/>
    <w:rsid w:val="00E84F33"/>
    <w:rsid w:val="00E8736F"/>
    <w:rsid w:val="00E90DAD"/>
    <w:rsid w:val="00E93E7D"/>
    <w:rsid w:val="00E956C1"/>
    <w:rsid w:val="00E97290"/>
    <w:rsid w:val="00E97609"/>
    <w:rsid w:val="00EA040F"/>
    <w:rsid w:val="00EA630D"/>
    <w:rsid w:val="00EA70CF"/>
    <w:rsid w:val="00EB4075"/>
    <w:rsid w:val="00EB4E8E"/>
    <w:rsid w:val="00EB63AF"/>
    <w:rsid w:val="00EB6741"/>
    <w:rsid w:val="00EC08A3"/>
    <w:rsid w:val="00EC186C"/>
    <w:rsid w:val="00EC258A"/>
    <w:rsid w:val="00EC7325"/>
    <w:rsid w:val="00ED0E3B"/>
    <w:rsid w:val="00ED2193"/>
    <w:rsid w:val="00ED57A8"/>
    <w:rsid w:val="00ED7086"/>
    <w:rsid w:val="00ED7EFD"/>
    <w:rsid w:val="00EE37F6"/>
    <w:rsid w:val="00EE3D81"/>
    <w:rsid w:val="00EF45CE"/>
    <w:rsid w:val="00EF5BB1"/>
    <w:rsid w:val="00EF67E6"/>
    <w:rsid w:val="00F0188E"/>
    <w:rsid w:val="00F02B1D"/>
    <w:rsid w:val="00F041B8"/>
    <w:rsid w:val="00F06BFC"/>
    <w:rsid w:val="00F077C2"/>
    <w:rsid w:val="00F11CD9"/>
    <w:rsid w:val="00F11CE4"/>
    <w:rsid w:val="00F17C4D"/>
    <w:rsid w:val="00F20864"/>
    <w:rsid w:val="00F21F58"/>
    <w:rsid w:val="00F2299B"/>
    <w:rsid w:val="00F23DF5"/>
    <w:rsid w:val="00F30739"/>
    <w:rsid w:val="00F315F6"/>
    <w:rsid w:val="00F415C0"/>
    <w:rsid w:val="00F460BE"/>
    <w:rsid w:val="00F469D5"/>
    <w:rsid w:val="00F513C8"/>
    <w:rsid w:val="00F517E7"/>
    <w:rsid w:val="00F56F7F"/>
    <w:rsid w:val="00F667DE"/>
    <w:rsid w:val="00F70D15"/>
    <w:rsid w:val="00F732BD"/>
    <w:rsid w:val="00F76D54"/>
    <w:rsid w:val="00F84296"/>
    <w:rsid w:val="00F914AD"/>
    <w:rsid w:val="00F9219D"/>
    <w:rsid w:val="00FA1531"/>
    <w:rsid w:val="00FA367B"/>
    <w:rsid w:val="00FA5EBB"/>
    <w:rsid w:val="00FB02F1"/>
    <w:rsid w:val="00FB06D2"/>
    <w:rsid w:val="00FB1DAA"/>
    <w:rsid w:val="00FC0274"/>
    <w:rsid w:val="00FC1497"/>
    <w:rsid w:val="00FC1B11"/>
    <w:rsid w:val="00FC301A"/>
    <w:rsid w:val="00FC39D3"/>
    <w:rsid w:val="00FC79B5"/>
    <w:rsid w:val="00FC7E79"/>
    <w:rsid w:val="00FD7D9B"/>
    <w:rsid w:val="00FE4F03"/>
    <w:rsid w:val="00FE58A9"/>
    <w:rsid w:val="00FE79C4"/>
    <w:rsid w:val="00FF0A9C"/>
    <w:rsid w:val="00FF141C"/>
    <w:rsid w:val="00FF159A"/>
    <w:rsid w:val="00FF29E5"/>
    <w:rsid w:val="00FF6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367A0"/>
  <w15:chartTrackingRefBased/>
  <w15:docId w15:val="{38D85A03-8DEA-4885-8E0D-2EB7B295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DB3"/>
    <w:pPr>
      <w:spacing w:after="0" w:line="240" w:lineRule="auto"/>
    </w:pPr>
    <w:rPr>
      <w:rFonts w:ascii="Tahoma" w:eastAsia="Times New Roman" w:hAnsi="Tahoma" w:cs="Times New Roman"/>
      <w:sz w:val="20"/>
      <w:szCs w:val="20"/>
    </w:rPr>
  </w:style>
  <w:style w:type="paragraph" w:styleId="Heading1">
    <w:name w:val="heading 1"/>
    <w:aliases w:val="h1,Level 1 Topic Heading,1 ghost,g,H1,Corio Heading 1,Topic Heading 1,Section Heading,Topic Heading 1 Char,Section Heading Char,H1 Char Char,Part,Titolo paragrafo,style1,??? 1,chaptertext,Proposal Chapter Heading,Perot,1,II+,I,L"/>
    <w:basedOn w:val="Normal"/>
    <w:next w:val="Normal"/>
    <w:link w:val="Heading1Char"/>
    <w:uiPriority w:val="9"/>
    <w:qFormat/>
    <w:rsid w:val="00ED0E3B"/>
    <w:pPr>
      <w:keepNext/>
      <w:numPr>
        <w:numId w:val="1"/>
      </w:numPr>
      <w:pBdr>
        <w:bottom w:val="double" w:sz="4" w:space="1" w:color="auto"/>
      </w:pBdr>
      <w:shd w:val="clear" w:color="auto" w:fill="FFFFFF"/>
      <w:spacing w:after="120"/>
      <w:outlineLvl w:val="0"/>
    </w:pPr>
    <w:rPr>
      <w:rFonts w:ascii="Arial" w:hAnsi="Arial" w:cs="Arial"/>
      <w:b/>
      <w:kern w:val="24"/>
      <w:sz w:val="28"/>
    </w:rPr>
  </w:style>
  <w:style w:type="paragraph" w:styleId="Heading2">
    <w:name w:val="heading 2"/>
    <w:aliases w:val="h2,Level 2 Topic Heading,H2,Level 4 Topic Heading,heading 2,Heading 2 Hidden,Xpedior2,Chapter,1.Seite,sl2,Second-Level Headings,Corio Heading 2,2,Level 2,Chapter Title,Topic Heading,A2,Reset numbering,Body Text (Reset numbering),style2,見出し 2"/>
    <w:basedOn w:val="Normal"/>
    <w:next w:val="Normal"/>
    <w:link w:val="Heading2Char"/>
    <w:uiPriority w:val="9"/>
    <w:qFormat/>
    <w:rsid w:val="00ED0E3B"/>
    <w:pPr>
      <w:keepNext/>
      <w:numPr>
        <w:ilvl w:val="1"/>
        <w:numId w:val="1"/>
      </w:numPr>
      <w:spacing w:before="240" w:after="120"/>
      <w:outlineLvl w:val="1"/>
    </w:pPr>
    <w:rPr>
      <w:rFonts w:ascii="Arial" w:hAnsi="Arial" w:cs="Arial"/>
      <w:b/>
      <w:sz w:val="24"/>
    </w:rPr>
  </w:style>
  <w:style w:type="paragraph" w:styleId="Heading3">
    <w:name w:val="heading 3"/>
    <w:aliases w:val="h3,Level 3 Topic Heading,H3,Level 5 Topic Heading,H31,Corio Heading 3,Section,sh3,op,op1,3 bullet,b,2nd Level Head,見出し 3,??? 3,style 3h3,L3,dd heading 3,dh3,3,sub-sub,APAC-3-Heading,Head 3,Level 1 - 1,h31,h32,Para3,HeadSmall,Function header 3"/>
    <w:basedOn w:val="Normal"/>
    <w:next w:val="Normal"/>
    <w:link w:val="Heading3Char"/>
    <w:uiPriority w:val="9"/>
    <w:qFormat/>
    <w:rsid w:val="00ED0E3B"/>
    <w:pPr>
      <w:keepNext/>
      <w:numPr>
        <w:ilvl w:val="2"/>
        <w:numId w:val="1"/>
      </w:numPr>
      <w:spacing w:before="120"/>
      <w:outlineLvl w:val="2"/>
    </w:pPr>
    <w:rPr>
      <w:u w:val="single"/>
    </w:rPr>
  </w:style>
  <w:style w:type="paragraph" w:styleId="Heading4">
    <w:name w:val="heading 4"/>
    <w:aliases w:val="Título especial,T,T?tulo especial,Título especial1,T1,T?tulo especial1,Título especial2,T2,T?tulo especial2,Título especial3,T3,T?tulo especial3,Título especial4,T4,T?tulo especial4,Título especial11,T11,T?tulo especial11,Título especial21,T21"/>
    <w:basedOn w:val="Normal"/>
    <w:next w:val="Normal"/>
    <w:link w:val="Heading4Char"/>
    <w:qFormat/>
    <w:rsid w:val="00ED0E3B"/>
    <w:pPr>
      <w:keepNext/>
      <w:numPr>
        <w:ilvl w:val="3"/>
        <w:numId w:val="1"/>
      </w:numPr>
      <w:spacing w:before="20" w:after="20"/>
      <w:jc w:val="both"/>
      <w:outlineLvl w:val="3"/>
    </w:pPr>
    <w:rPr>
      <w:b/>
    </w:rPr>
  </w:style>
  <w:style w:type="paragraph" w:styleId="Heading5">
    <w:name w:val="heading 5"/>
    <w:aliases w:val="Block Label,Heading 5 - IPR,Level 3 - i,h5,5,Level 3 - i Char,5 Char"/>
    <w:basedOn w:val="Normal"/>
    <w:next w:val="Normal"/>
    <w:link w:val="Heading5Char"/>
    <w:qFormat/>
    <w:rsid w:val="00ED0E3B"/>
    <w:pPr>
      <w:keepNext/>
      <w:numPr>
        <w:ilvl w:val="4"/>
        <w:numId w:val="1"/>
      </w:numPr>
      <w:outlineLvl w:val="4"/>
    </w:pPr>
    <w:rPr>
      <w:b/>
    </w:rPr>
  </w:style>
  <w:style w:type="paragraph" w:styleId="Heading6">
    <w:name w:val="heading 6"/>
    <w:basedOn w:val="Normal"/>
    <w:next w:val="Normal"/>
    <w:link w:val="Heading6Char"/>
    <w:qFormat/>
    <w:rsid w:val="00ED0E3B"/>
    <w:pPr>
      <w:numPr>
        <w:ilvl w:val="5"/>
        <w:numId w:val="1"/>
      </w:numPr>
      <w:spacing w:before="240" w:after="60"/>
      <w:outlineLvl w:val="5"/>
    </w:pPr>
    <w:rPr>
      <w:i/>
    </w:rPr>
  </w:style>
  <w:style w:type="paragraph" w:styleId="Heading7">
    <w:name w:val="heading 7"/>
    <w:basedOn w:val="Normal"/>
    <w:next w:val="Normal"/>
    <w:link w:val="Heading7Char"/>
    <w:qFormat/>
    <w:rsid w:val="00ED0E3B"/>
    <w:pPr>
      <w:numPr>
        <w:ilvl w:val="6"/>
        <w:numId w:val="1"/>
      </w:numPr>
      <w:spacing w:before="240" w:after="60"/>
      <w:outlineLvl w:val="6"/>
    </w:pPr>
  </w:style>
  <w:style w:type="paragraph" w:styleId="Heading8">
    <w:name w:val="heading 8"/>
    <w:aliases w:val="Corio Appendix"/>
    <w:basedOn w:val="Normal"/>
    <w:next w:val="Normal"/>
    <w:link w:val="Heading8Char"/>
    <w:qFormat/>
    <w:rsid w:val="00ED0E3B"/>
    <w:pPr>
      <w:numPr>
        <w:ilvl w:val="7"/>
        <w:numId w:val="1"/>
      </w:numPr>
      <w:spacing w:before="240" w:after="60"/>
      <w:outlineLvl w:val="7"/>
    </w:pPr>
    <w:rPr>
      <w:i/>
    </w:rPr>
  </w:style>
  <w:style w:type="paragraph" w:styleId="Heading9">
    <w:name w:val="heading 9"/>
    <w:basedOn w:val="Normal"/>
    <w:next w:val="Normal"/>
    <w:link w:val="Heading9Char"/>
    <w:qFormat/>
    <w:rsid w:val="00ED0E3B"/>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1 ghost Char,g Char,H1 Char,Corio Heading 1 Char,Topic Heading 1 Char1,Section Heading Char1,Topic Heading 1 Char Char,Section Heading Char Char,H1 Char Char Char,Part Char,Titolo paragrafo Char,1 Char"/>
    <w:basedOn w:val="DefaultParagraphFont"/>
    <w:link w:val="Heading1"/>
    <w:uiPriority w:val="9"/>
    <w:rsid w:val="00ED0E3B"/>
    <w:rPr>
      <w:rFonts w:ascii="Arial" w:eastAsia="Times New Roman" w:hAnsi="Arial" w:cs="Arial"/>
      <w:b/>
      <w:kern w:val="24"/>
      <w:sz w:val="28"/>
      <w:szCs w:val="20"/>
      <w:shd w:val="clear" w:color="auto" w:fill="FFFFFF"/>
    </w:rPr>
  </w:style>
  <w:style w:type="character" w:customStyle="1" w:styleId="Heading2Char">
    <w:name w:val="Heading 2 Char"/>
    <w:aliases w:val="h2 Char,Level 2 Topic Heading Char,H2 Char,Level 4 Topic Heading Char,heading 2 Char,Heading 2 Hidden Char,Xpedior2 Char,Chapter Char,1.Seite Char,sl2 Char,Second-Level Headings Char,Corio Heading 2 Char,2 Char,Level 2 Char,A2 Char"/>
    <w:basedOn w:val="DefaultParagraphFont"/>
    <w:link w:val="Heading2"/>
    <w:uiPriority w:val="9"/>
    <w:rsid w:val="00ED0E3B"/>
    <w:rPr>
      <w:rFonts w:ascii="Arial" w:eastAsia="Times New Roman" w:hAnsi="Arial" w:cs="Arial"/>
      <w:b/>
      <w:sz w:val="24"/>
      <w:szCs w:val="20"/>
    </w:rPr>
  </w:style>
  <w:style w:type="character" w:customStyle="1" w:styleId="Heading3Char">
    <w:name w:val="Heading 3 Char"/>
    <w:aliases w:val="h3 Char,Level 3 Topic Heading Char,H3 Char,Level 5 Topic Heading Char,H31 Char,Corio Heading 3 Char,Section Char,sh3 Char,op Char,op1 Char,3 bullet Char,b Char,2nd Level Head Char,見出し 3 Char,??? 3 Char,style 3h3 Char,L3 Char,dh3 Char"/>
    <w:basedOn w:val="DefaultParagraphFont"/>
    <w:link w:val="Heading3"/>
    <w:uiPriority w:val="9"/>
    <w:rsid w:val="00ED0E3B"/>
    <w:rPr>
      <w:rFonts w:ascii="Tahoma" w:eastAsia="Times New Roman" w:hAnsi="Tahoma" w:cs="Times New Roman"/>
      <w:sz w:val="20"/>
      <w:szCs w:val="20"/>
      <w:u w:val="single"/>
    </w:rPr>
  </w:style>
  <w:style w:type="character" w:customStyle="1" w:styleId="Heading4Char">
    <w:name w:val="Heading 4 Char"/>
    <w:aliases w:val="Título especial Char,T Char,T?tulo especial Char,Título especial1 Char,T1 Char,T?tulo especial1 Char,Título especial2 Char,T2 Char,T?tulo especial2 Char,Título especial3 Char,T3 Char,T?tulo especial3 Char,Título especial4 Char,T4 Char"/>
    <w:basedOn w:val="DefaultParagraphFont"/>
    <w:link w:val="Heading4"/>
    <w:rsid w:val="00ED0E3B"/>
    <w:rPr>
      <w:rFonts w:ascii="Tahoma" w:eastAsia="Times New Roman" w:hAnsi="Tahoma" w:cs="Times New Roman"/>
      <w:b/>
      <w:sz w:val="20"/>
      <w:szCs w:val="20"/>
    </w:rPr>
  </w:style>
  <w:style w:type="character" w:customStyle="1" w:styleId="Heading5Char">
    <w:name w:val="Heading 5 Char"/>
    <w:aliases w:val="Block Label Char,Heading 5 - IPR Char,Level 3 - i Char1,h5 Char,5 Char1,Level 3 - i Char Char,5 Char Char"/>
    <w:basedOn w:val="DefaultParagraphFont"/>
    <w:link w:val="Heading5"/>
    <w:rsid w:val="00ED0E3B"/>
    <w:rPr>
      <w:rFonts w:ascii="Tahoma" w:eastAsia="Times New Roman" w:hAnsi="Tahoma" w:cs="Times New Roman"/>
      <w:b/>
      <w:sz w:val="20"/>
      <w:szCs w:val="20"/>
    </w:rPr>
  </w:style>
  <w:style w:type="character" w:customStyle="1" w:styleId="Heading6Char">
    <w:name w:val="Heading 6 Char"/>
    <w:basedOn w:val="DefaultParagraphFont"/>
    <w:link w:val="Heading6"/>
    <w:rsid w:val="00ED0E3B"/>
    <w:rPr>
      <w:rFonts w:ascii="Tahoma" w:eastAsia="Times New Roman" w:hAnsi="Tahoma" w:cs="Times New Roman"/>
      <w:i/>
      <w:sz w:val="20"/>
      <w:szCs w:val="20"/>
    </w:rPr>
  </w:style>
  <w:style w:type="character" w:customStyle="1" w:styleId="Heading7Char">
    <w:name w:val="Heading 7 Char"/>
    <w:basedOn w:val="DefaultParagraphFont"/>
    <w:link w:val="Heading7"/>
    <w:rsid w:val="00ED0E3B"/>
    <w:rPr>
      <w:rFonts w:ascii="Tahoma" w:eastAsia="Times New Roman" w:hAnsi="Tahoma" w:cs="Times New Roman"/>
      <w:sz w:val="20"/>
      <w:szCs w:val="20"/>
    </w:rPr>
  </w:style>
  <w:style w:type="character" w:customStyle="1" w:styleId="Heading8Char">
    <w:name w:val="Heading 8 Char"/>
    <w:aliases w:val="Corio Appendix Char"/>
    <w:basedOn w:val="DefaultParagraphFont"/>
    <w:link w:val="Heading8"/>
    <w:rsid w:val="00ED0E3B"/>
    <w:rPr>
      <w:rFonts w:ascii="Tahoma" w:eastAsia="Times New Roman" w:hAnsi="Tahoma" w:cs="Times New Roman"/>
      <w:i/>
      <w:sz w:val="20"/>
      <w:szCs w:val="20"/>
    </w:rPr>
  </w:style>
  <w:style w:type="character" w:customStyle="1" w:styleId="Heading9Char">
    <w:name w:val="Heading 9 Char"/>
    <w:basedOn w:val="DefaultParagraphFont"/>
    <w:link w:val="Heading9"/>
    <w:rsid w:val="00ED0E3B"/>
    <w:rPr>
      <w:rFonts w:ascii="Tahoma" w:eastAsia="Times New Roman" w:hAnsi="Tahoma" w:cs="Times New Roman"/>
      <w:b/>
      <w:i/>
      <w:sz w:val="20"/>
      <w:szCs w:val="20"/>
    </w:rPr>
  </w:style>
  <w:style w:type="paragraph" w:customStyle="1" w:styleId="Bullet">
    <w:name w:val="Bullet"/>
    <w:basedOn w:val="Normal"/>
    <w:autoRedefine/>
    <w:rsid w:val="00ED0E3B"/>
    <w:pPr>
      <w:numPr>
        <w:numId w:val="2"/>
      </w:numPr>
      <w:overflowPunct w:val="0"/>
      <w:autoSpaceDE w:val="0"/>
      <w:autoSpaceDN w:val="0"/>
      <w:adjustRightInd w:val="0"/>
      <w:spacing w:before="60" w:after="60"/>
      <w:textAlignment w:val="baseline"/>
    </w:pPr>
    <w:rPr>
      <w:rFonts w:ascii="Arial" w:hAnsi="Arial"/>
    </w:rPr>
  </w:style>
  <w:style w:type="paragraph" w:customStyle="1" w:styleId="Number">
    <w:name w:val="Number"/>
    <w:basedOn w:val="Bullet"/>
    <w:rsid w:val="00ED0E3B"/>
    <w:pPr>
      <w:numPr>
        <w:numId w:val="3"/>
      </w:numPr>
      <w:overflowPunct/>
      <w:autoSpaceDE/>
      <w:autoSpaceDN/>
      <w:adjustRightInd/>
      <w:spacing w:before="0" w:after="0"/>
      <w:ind w:right="187"/>
      <w:textAlignment w:val="auto"/>
    </w:pPr>
    <w:rPr>
      <w:rFonts w:eastAsia="MS Mincho" w:cs="Arial"/>
      <w:bCs/>
      <w:sz w:val="18"/>
      <w:szCs w:val="22"/>
      <w:lang w:eastAsia="ja-JP"/>
    </w:rPr>
  </w:style>
  <w:style w:type="paragraph" w:styleId="ListParagraph">
    <w:name w:val="List Paragraph"/>
    <w:basedOn w:val="Normal"/>
    <w:link w:val="ListParagraphChar"/>
    <w:qFormat/>
    <w:rsid w:val="003D637B"/>
    <w:pPr>
      <w:ind w:left="720"/>
      <w:contextualSpacing/>
    </w:pPr>
  </w:style>
  <w:style w:type="paragraph" w:styleId="BalloonText">
    <w:name w:val="Balloon Text"/>
    <w:basedOn w:val="Normal"/>
    <w:link w:val="BalloonTextChar"/>
    <w:uiPriority w:val="99"/>
    <w:semiHidden/>
    <w:unhideWhenUsed/>
    <w:rsid w:val="00231C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CF3"/>
    <w:rPr>
      <w:rFonts w:ascii="Segoe UI" w:eastAsia="Times New Roman" w:hAnsi="Segoe UI" w:cs="Segoe UI"/>
      <w:sz w:val="18"/>
      <w:szCs w:val="18"/>
    </w:rPr>
  </w:style>
  <w:style w:type="table" w:styleId="TableGrid">
    <w:name w:val="Table Grid"/>
    <w:basedOn w:val="TableNormal"/>
    <w:uiPriority w:val="59"/>
    <w:rsid w:val="003C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315F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32108"/>
    <w:pPr>
      <w:keepLines/>
      <w:numPr>
        <w:numId w:val="0"/>
      </w:numPr>
      <w:pBdr>
        <w:bottom w:val="none" w:sz="0" w:space="0" w:color="auto"/>
      </w:pBdr>
      <w:shd w:val="clear" w:color="auto" w:fill="auto"/>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A32108"/>
    <w:pPr>
      <w:spacing w:after="100"/>
    </w:pPr>
  </w:style>
  <w:style w:type="paragraph" w:styleId="TOC2">
    <w:name w:val="toc 2"/>
    <w:basedOn w:val="Normal"/>
    <w:next w:val="Normal"/>
    <w:autoRedefine/>
    <w:uiPriority w:val="39"/>
    <w:unhideWhenUsed/>
    <w:rsid w:val="00A32108"/>
    <w:pPr>
      <w:spacing w:after="100"/>
      <w:ind w:left="200"/>
    </w:pPr>
  </w:style>
  <w:style w:type="paragraph" w:styleId="TOC3">
    <w:name w:val="toc 3"/>
    <w:basedOn w:val="Normal"/>
    <w:next w:val="Normal"/>
    <w:autoRedefine/>
    <w:uiPriority w:val="39"/>
    <w:unhideWhenUsed/>
    <w:rsid w:val="00A32108"/>
    <w:pPr>
      <w:spacing w:after="100"/>
      <w:ind w:left="400"/>
    </w:pPr>
  </w:style>
  <w:style w:type="character" w:styleId="Hyperlink">
    <w:name w:val="Hyperlink"/>
    <w:basedOn w:val="DefaultParagraphFont"/>
    <w:uiPriority w:val="99"/>
    <w:unhideWhenUsed/>
    <w:rsid w:val="00A32108"/>
    <w:rPr>
      <w:color w:val="0563C1" w:themeColor="hyperlink"/>
      <w:u w:val="single"/>
    </w:rPr>
  </w:style>
  <w:style w:type="character" w:customStyle="1" w:styleId="FooterChar">
    <w:name w:val="Footer Char"/>
    <w:aliases w:val="Footer-Even Char"/>
    <w:basedOn w:val="DefaultParagraphFont"/>
    <w:link w:val="Footer"/>
    <w:uiPriority w:val="99"/>
    <w:locked/>
    <w:rsid w:val="00372795"/>
    <w:rPr>
      <w:rFonts w:ascii="Tahoma" w:hAnsi="Tahoma" w:cs="Tahoma"/>
    </w:rPr>
  </w:style>
  <w:style w:type="paragraph" w:styleId="Footer">
    <w:name w:val="footer"/>
    <w:aliases w:val="Footer-Even"/>
    <w:basedOn w:val="Normal"/>
    <w:link w:val="FooterChar"/>
    <w:uiPriority w:val="99"/>
    <w:unhideWhenUsed/>
    <w:rsid w:val="00372795"/>
    <w:pPr>
      <w:tabs>
        <w:tab w:val="center" w:pos="4320"/>
        <w:tab w:val="right" w:pos="8640"/>
      </w:tabs>
      <w:ind w:left="720"/>
    </w:pPr>
    <w:rPr>
      <w:rFonts w:eastAsiaTheme="minorHAnsi" w:cs="Tahoma"/>
      <w:sz w:val="22"/>
      <w:szCs w:val="22"/>
    </w:rPr>
  </w:style>
  <w:style w:type="character" w:customStyle="1" w:styleId="FooterChar1">
    <w:name w:val="Footer Char1"/>
    <w:basedOn w:val="DefaultParagraphFont"/>
    <w:uiPriority w:val="99"/>
    <w:semiHidden/>
    <w:rsid w:val="00372795"/>
    <w:rPr>
      <w:rFonts w:ascii="Tahoma" w:eastAsia="Times New Roman" w:hAnsi="Tahoma" w:cs="Times New Roman"/>
      <w:sz w:val="20"/>
      <w:szCs w:val="20"/>
    </w:rPr>
  </w:style>
  <w:style w:type="paragraph" w:styleId="TOAHeading">
    <w:name w:val="toa heading"/>
    <w:basedOn w:val="Normal"/>
    <w:next w:val="Normal"/>
    <w:semiHidden/>
    <w:unhideWhenUsed/>
    <w:rsid w:val="00372795"/>
    <w:pPr>
      <w:spacing w:before="360" w:after="240"/>
      <w:ind w:left="720"/>
    </w:pPr>
    <w:rPr>
      <w:rFonts w:ascii="Arial" w:hAnsi="Arial" w:cs="Tahoma"/>
      <w:b/>
      <w:bCs/>
      <w:sz w:val="28"/>
      <w:szCs w:val="24"/>
    </w:rPr>
  </w:style>
  <w:style w:type="paragraph" w:customStyle="1" w:styleId="Heading">
    <w:name w:val="Heading"/>
    <w:basedOn w:val="Normal"/>
    <w:rsid w:val="00372795"/>
    <w:pPr>
      <w:tabs>
        <w:tab w:val="left" w:pos="567"/>
        <w:tab w:val="left" w:pos="1134"/>
        <w:tab w:val="left" w:pos="1701"/>
        <w:tab w:val="left" w:pos="2268"/>
        <w:tab w:val="left" w:pos="2835"/>
        <w:tab w:val="left" w:pos="3402"/>
        <w:tab w:val="left" w:pos="3969"/>
        <w:tab w:val="left" w:pos="4536"/>
      </w:tabs>
      <w:spacing w:before="480"/>
      <w:ind w:left="720"/>
    </w:pPr>
    <w:rPr>
      <w:rFonts w:ascii="Arial" w:hAnsi="Arial"/>
      <w:b/>
      <w:caps/>
      <w:sz w:val="28"/>
    </w:rPr>
  </w:style>
  <w:style w:type="paragraph" w:customStyle="1" w:styleId="Paragraph">
    <w:name w:val="Paragraph"/>
    <w:basedOn w:val="Normal"/>
    <w:rsid w:val="00372795"/>
    <w:pPr>
      <w:tabs>
        <w:tab w:val="left" w:pos="567"/>
        <w:tab w:val="left" w:pos="1134"/>
        <w:tab w:val="left" w:pos="1701"/>
        <w:tab w:val="left" w:pos="2268"/>
        <w:tab w:val="left" w:pos="2835"/>
        <w:tab w:val="left" w:pos="3402"/>
        <w:tab w:val="left" w:pos="3969"/>
        <w:tab w:val="left" w:pos="4536"/>
      </w:tabs>
      <w:spacing w:before="60"/>
      <w:ind w:left="567"/>
    </w:pPr>
    <w:rPr>
      <w:rFonts w:ascii="Arial" w:hAnsi="Arial"/>
    </w:rPr>
  </w:style>
  <w:style w:type="paragraph" w:styleId="Header">
    <w:name w:val="header"/>
    <w:basedOn w:val="Normal"/>
    <w:link w:val="HeaderChar"/>
    <w:uiPriority w:val="99"/>
    <w:unhideWhenUsed/>
    <w:rsid w:val="00F0188E"/>
    <w:pPr>
      <w:tabs>
        <w:tab w:val="center" w:pos="4513"/>
        <w:tab w:val="right" w:pos="9026"/>
      </w:tabs>
    </w:pPr>
  </w:style>
  <w:style w:type="character" w:customStyle="1" w:styleId="HeaderChar">
    <w:name w:val="Header Char"/>
    <w:basedOn w:val="DefaultParagraphFont"/>
    <w:link w:val="Header"/>
    <w:uiPriority w:val="99"/>
    <w:rsid w:val="00F0188E"/>
    <w:rPr>
      <w:rFonts w:ascii="Tahoma" w:eastAsia="Times New Roman" w:hAnsi="Tahoma" w:cs="Times New Roman"/>
      <w:sz w:val="20"/>
      <w:szCs w:val="20"/>
    </w:rPr>
  </w:style>
  <w:style w:type="character" w:customStyle="1" w:styleId="tx">
    <w:name w:val="tx"/>
    <w:basedOn w:val="DefaultParagraphFont"/>
    <w:rsid w:val="0082231D"/>
  </w:style>
  <w:style w:type="character" w:styleId="CommentReference">
    <w:name w:val="annotation reference"/>
    <w:semiHidden/>
    <w:rsid w:val="00636677"/>
    <w:rPr>
      <w:sz w:val="16"/>
      <w:szCs w:val="16"/>
    </w:rPr>
  </w:style>
  <w:style w:type="paragraph" w:styleId="CommentText">
    <w:name w:val="annotation text"/>
    <w:basedOn w:val="Normal"/>
    <w:link w:val="CommentTextChar"/>
    <w:semiHidden/>
    <w:rsid w:val="00636677"/>
    <w:pPr>
      <w:keepLines/>
      <w:spacing w:after="240" w:line="200" w:lineRule="atLeast"/>
    </w:pPr>
    <w:rPr>
      <w:rFonts w:ascii="Times New Roman" w:hAnsi="Times New Roman"/>
      <w:sz w:val="18"/>
    </w:rPr>
  </w:style>
  <w:style w:type="character" w:customStyle="1" w:styleId="CommentTextChar">
    <w:name w:val="Comment Text Char"/>
    <w:basedOn w:val="DefaultParagraphFont"/>
    <w:link w:val="CommentText"/>
    <w:semiHidden/>
    <w:rsid w:val="00636677"/>
    <w:rPr>
      <w:rFonts w:ascii="Times New Roman" w:eastAsia="Times New Roman" w:hAnsi="Times New Roman" w:cs="Times New Roman"/>
      <w:sz w:val="18"/>
      <w:szCs w:val="20"/>
    </w:rPr>
  </w:style>
  <w:style w:type="character" w:customStyle="1" w:styleId="ListParagraphChar">
    <w:name w:val="List Paragraph Char"/>
    <w:link w:val="ListParagraph"/>
    <w:rsid w:val="00636677"/>
    <w:rPr>
      <w:rFonts w:ascii="Tahoma" w:eastAsia="Times New Roman" w:hAnsi="Tahoma" w:cs="Times New Roman"/>
      <w:sz w:val="20"/>
      <w:szCs w:val="20"/>
    </w:rPr>
  </w:style>
  <w:style w:type="character" w:customStyle="1" w:styleId="apple-converted-space">
    <w:name w:val="apple-converted-space"/>
    <w:basedOn w:val="DefaultParagraphFont"/>
    <w:rsid w:val="00D955D3"/>
  </w:style>
  <w:style w:type="paragraph" w:styleId="NoSpacing">
    <w:name w:val="No Spacing"/>
    <w:uiPriority w:val="1"/>
    <w:qFormat/>
    <w:rsid w:val="005756CA"/>
    <w:pPr>
      <w:spacing w:after="0" w:line="240" w:lineRule="auto"/>
    </w:pPr>
    <w:rPr>
      <w:rFonts w:ascii="Tahoma" w:eastAsia="Times New Roman" w:hAnsi="Tahoma" w:cs="Times New Roman"/>
      <w:sz w:val="20"/>
      <w:szCs w:val="20"/>
    </w:rPr>
  </w:style>
  <w:style w:type="paragraph" w:styleId="CommentSubject">
    <w:name w:val="annotation subject"/>
    <w:basedOn w:val="CommentText"/>
    <w:next w:val="CommentText"/>
    <w:link w:val="CommentSubjectChar"/>
    <w:uiPriority w:val="99"/>
    <w:semiHidden/>
    <w:unhideWhenUsed/>
    <w:rsid w:val="008815DB"/>
    <w:pPr>
      <w:keepLines w:val="0"/>
      <w:spacing w:after="0" w:line="240" w:lineRule="auto"/>
    </w:pPr>
    <w:rPr>
      <w:rFonts w:ascii="Tahoma" w:hAnsi="Tahoma"/>
      <w:b/>
      <w:bCs/>
      <w:sz w:val="20"/>
    </w:rPr>
  </w:style>
  <w:style w:type="character" w:customStyle="1" w:styleId="CommentSubjectChar">
    <w:name w:val="Comment Subject Char"/>
    <w:basedOn w:val="CommentTextChar"/>
    <w:link w:val="CommentSubject"/>
    <w:uiPriority w:val="99"/>
    <w:semiHidden/>
    <w:rsid w:val="008815DB"/>
    <w:rPr>
      <w:rFonts w:ascii="Tahoma" w:eastAsia="Times New Roman" w:hAnsi="Tahom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85841">
      <w:bodyDiv w:val="1"/>
      <w:marLeft w:val="0"/>
      <w:marRight w:val="0"/>
      <w:marTop w:val="0"/>
      <w:marBottom w:val="0"/>
      <w:divBdr>
        <w:top w:val="none" w:sz="0" w:space="0" w:color="auto"/>
        <w:left w:val="none" w:sz="0" w:space="0" w:color="auto"/>
        <w:bottom w:val="none" w:sz="0" w:space="0" w:color="auto"/>
        <w:right w:val="none" w:sz="0" w:space="0" w:color="auto"/>
      </w:divBdr>
    </w:div>
    <w:div w:id="418526633">
      <w:bodyDiv w:val="1"/>
      <w:marLeft w:val="0"/>
      <w:marRight w:val="0"/>
      <w:marTop w:val="0"/>
      <w:marBottom w:val="0"/>
      <w:divBdr>
        <w:top w:val="none" w:sz="0" w:space="0" w:color="auto"/>
        <w:left w:val="none" w:sz="0" w:space="0" w:color="auto"/>
        <w:bottom w:val="none" w:sz="0" w:space="0" w:color="auto"/>
        <w:right w:val="none" w:sz="0" w:space="0" w:color="auto"/>
      </w:divBdr>
    </w:div>
    <w:div w:id="440606541">
      <w:bodyDiv w:val="1"/>
      <w:marLeft w:val="0"/>
      <w:marRight w:val="0"/>
      <w:marTop w:val="0"/>
      <w:marBottom w:val="0"/>
      <w:divBdr>
        <w:top w:val="none" w:sz="0" w:space="0" w:color="auto"/>
        <w:left w:val="none" w:sz="0" w:space="0" w:color="auto"/>
        <w:bottom w:val="none" w:sz="0" w:space="0" w:color="auto"/>
        <w:right w:val="none" w:sz="0" w:space="0" w:color="auto"/>
      </w:divBdr>
    </w:div>
    <w:div w:id="458961883">
      <w:bodyDiv w:val="1"/>
      <w:marLeft w:val="0"/>
      <w:marRight w:val="0"/>
      <w:marTop w:val="0"/>
      <w:marBottom w:val="0"/>
      <w:divBdr>
        <w:top w:val="none" w:sz="0" w:space="0" w:color="auto"/>
        <w:left w:val="none" w:sz="0" w:space="0" w:color="auto"/>
        <w:bottom w:val="none" w:sz="0" w:space="0" w:color="auto"/>
        <w:right w:val="none" w:sz="0" w:space="0" w:color="auto"/>
      </w:divBdr>
    </w:div>
    <w:div w:id="494953710">
      <w:bodyDiv w:val="1"/>
      <w:marLeft w:val="0"/>
      <w:marRight w:val="0"/>
      <w:marTop w:val="0"/>
      <w:marBottom w:val="0"/>
      <w:divBdr>
        <w:top w:val="none" w:sz="0" w:space="0" w:color="auto"/>
        <w:left w:val="none" w:sz="0" w:space="0" w:color="auto"/>
        <w:bottom w:val="none" w:sz="0" w:space="0" w:color="auto"/>
        <w:right w:val="none" w:sz="0" w:space="0" w:color="auto"/>
      </w:divBdr>
    </w:div>
    <w:div w:id="495650386">
      <w:bodyDiv w:val="1"/>
      <w:marLeft w:val="0"/>
      <w:marRight w:val="0"/>
      <w:marTop w:val="0"/>
      <w:marBottom w:val="0"/>
      <w:divBdr>
        <w:top w:val="none" w:sz="0" w:space="0" w:color="auto"/>
        <w:left w:val="none" w:sz="0" w:space="0" w:color="auto"/>
        <w:bottom w:val="none" w:sz="0" w:space="0" w:color="auto"/>
        <w:right w:val="none" w:sz="0" w:space="0" w:color="auto"/>
      </w:divBdr>
    </w:div>
    <w:div w:id="528298935">
      <w:bodyDiv w:val="1"/>
      <w:marLeft w:val="0"/>
      <w:marRight w:val="0"/>
      <w:marTop w:val="0"/>
      <w:marBottom w:val="0"/>
      <w:divBdr>
        <w:top w:val="none" w:sz="0" w:space="0" w:color="auto"/>
        <w:left w:val="none" w:sz="0" w:space="0" w:color="auto"/>
        <w:bottom w:val="none" w:sz="0" w:space="0" w:color="auto"/>
        <w:right w:val="none" w:sz="0" w:space="0" w:color="auto"/>
      </w:divBdr>
    </w:div>
    <w:div w:id="975060778">
      <w:bodyDiv w:val="1"/>
      <w:marLeft w:val="0"/>
      <w:marRight w:val="0"/>
      <w:marTop w:val="0"/>
      <w:marBottom w:val="0"/>
      <w:divBdr>
        <w:top w:val="none" w:sz="0" w:space="0" w:color="auto"/>
        <w:left w:val="none" w:sz="0" w:space="0" w:color="auto"/>
        <w:bottom w:val="none" w:sz="0" w:space="0" w:color="auto"/>
        <w:right w:val="none" w:sz="0" w:space="0" w:color="auto"/>
      </w:divBdr>
    </w:div>
    <w:div w:id="1038237289">
      <w:bodyDiv w:val="1"/>
      <w:marLeft w:val="0"/>
      <w:marRight w:val="0"/>
      <w:marTop w:val="0"/>
      <w:marBottom w:val="0"/>
      <w:divBdr>
        <w:top w:val="none" w:sz="0" w:space="0" w:color="auto"/>
        <w:left w:val="none" w:sz="0" w:space="0" w:color="auto"/>
        <w:bottom w:val="none" w:sz="0" w:space="0" w:color="auto"/>
        <w:right w:val="none" w:sz="0" w:space="0" w:color="auto"/>
      </w:divBdr>
    </w:div>
    <w:div w:id="1261722461">
      <w:bodyDiv w:val="1"/>
      <w:marLeft w:val="0"/>
      <w:marRight w:val="0"/>
      <w:marTop w:val="0"/>
      <w:marBottom w:val="0"/>
      <w:divBdr>
        <w:top w:val="none" w:sz="0" w:space="0" w:color="auto"/>
        <w:left w:val="none" w:sz="0" w:space="0" w:color="auto"/>
        <w:bottom w:val="none" w:sz="0" w:space="0" w:color="auto"/>
        <w:right w:val="none" w:sz="0" w:space="0" w:color="auto"/>
      </w:divBdr>
    </w:div>
    <w:div w:id="1300454245">
      <w:bodyDiv w:val="1"/>
      <w:marLeft w:val="0"/>
      <w:marRight w:val="0"/>
      <w:marTop w:val="0"/>
      <w:marBottom w:val="0"/>
      <w:divBdr>
        <w:top w:val="none" w:sz="0" w:space="0" w:color="auto"/>
        <w:left w:val="none" w:sz="0" w:space="0" w:color="auto"/>
        <w:bottom w:val="none" w:sz="0" w:space="0" w:color="auto"/>
        <w:right w:val="none" w:sz="0" w:space="0" w:color="auto"/>
      </w:divBdr>
    </w:div>
    <w:div w:id="1309047656">
      <w:bodyDiv w:val="1"/>
      <w:marLeft w:val="0"/>
      <w:marRight w:val="0"/>
      <w:marTop w:val="0"/>
      <w:marBottom w:val="0"/>
      <w:divBdr>
        <w:top w:val="none" w:sz="0" w:space="0" w:color="auto"/>
        <w:left w:val="none" w:sz="0" w:space="0" w:color="auto"/>
        <w:bottom w:val="none" w:sz="0" w:space="0" w:color="auto"/>
        <w:right w:val="none" w:sz="0" w:space="0" w:color="auto"/>
      </w:divBdr>
    </w:div>
    <w:div w:id="1577128386">
      <w:bodyDiv w:val="1"/>
      <w:marLeft w:val="0"/>
      <w:marRight w:val="0"/>
      <w:marTop w:val="0"/>
      <w:marBottom w:val="0"/>
      <w:divBdr>
        <w:top w:val="none" w:sz="0" w:space="0" w:color="auto"/>
        <w:left w:val="none" w:sz="0" w:space="0" w:color="auto"/>
        <w:bottom w:val="none" w:sz="0" w:space="0" w:color="auto"/>
        <w:right w:val="none" w:sz="0" w:space="0" w:color="auto"/>
      </w:divBdr>
    </w:div>
    <w:div w:id="1981879970">
      <w:bodyDiv w:val="1"/>
      <w:marLeft w:val="0"/>
      <w:marRight w:val="0"/>
      <w:marTop w:val="0"/>
      <w:marBottom w:val="0"/>
      <w:divBdr>
        <w:top w:val="none" w:sz="0" w:space="0" w:color="auto"/>
        <w:left w:val="none" w:sz="0" w:space="0" w:color="auto"/>
        <w:bottom w:val="none" w:sz="0" w:space="0" w:color="auto"/>
        <w:right w:val="none" w:sz="0" w:space="0" w:color="auto"/>
      </w:divBdr>
    </w:div>
    <w:div w:id="210075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natics.atlassian.net/wiki/download/attachments/36045148/OMS%20Payment%20Settlement%20Service%20Mapping%20Template.xlsx?version=2&amp;modificationDate=1461007691471&amp;api=v2"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fanatics.atlassian.net/wiki/download/attachments/38469851/Fanatics_Triple%20Crown_BRD_Financial_v2.0.docx?version=1&amp;modificationDate=1456257406322&amp;api=v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emf"/><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fanatics.atlassian.net/wiki/download/attachments/39289178/Fanatics_OMS_SolutionDefinition.doc?version=6&amp;modificationDate=1457642161657&amp;api=v2"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package" Target="embeddings/Microsoft_Excel_Worksheet.xls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9CD0A-39F2-4DB3-B8CD-FBA66A356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4902</TotalTime>
  <Pages>44</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Tatineni</dc:creator>
  <cp:keywords/>
  <dc:description/>
  <cp:lastModifiedBy>Sai Tatineni</cp:lastModifiedBy>
  <cp:revision>211</cp:revision>
  <dcterms:created xsi:type="dcterms:W3CDTF">2016-04-30T03:03:00Z</dcterms:created>
  <dcterms:modified xsi:type="dcterms:W3CDTF">2016-05-11T21:47:00Z</dcterms:modified>
</cp:coreProperties>
</file>